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96E6A" w14:textId="4BDC3D4F" w:rsidR="4A2FAF9B" w:rsidRDefault="7D58736A" w:rsidP="0E6B1422">
      <w:r>
        <w:rPr>
          <w:noProof/>
        </w:rPr>
        <w:drawing>
          <wp:inline distT="0" distB="0" distL="0" distR="0" wp14:anchorId="1AFC9830" wp14:editId="4E833E99">
            <wp:extent cx="1857375" cy="257175"/>
            <wp:effectExtent l="0" t="0" r="0" b="0"/>
            <wp:docPr id="1089203265" name="Picture 108920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2032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2FAF9B">
        <w:br/>
      </w:r>
    </w:p>
    <w:p w14:paraId="636E9AE3" w14:textId="62FF63DF" w:rsidR="268D8DF1" w:rsidRDefault="268D8DF1" w:rsidP="664D68AF">
      <w:pPr>
        <w:pStyle w:val="Title"/>
        <w:rPr>
          <w:rFonts w:ascii="Calibri Light" w:eastAsia="Calibri Light" w:hAnsi="Calibri Light" w:cs="Calibri Light"/>
          <w:color w:val="000000" w:themeColor="text1"/>
          <w:sz w:val="40"/>
          <w:szCs w:val="40"/>
        </w:rPr>
      </w:pPr>
      <w:r w:rsidRPr="524584E5">
        <w:rPr>
          <w:rFonts w:ascii="Calibri Light" w:eastAsia="Calibri Light" w:hAnsi="Calibri Light" w:cs="Calibri Light"/>
          <w:b/>
          <w:bCs/>
          <w:color w:val="000000" w:themeColor="text1"/>
          <w:sz w:val="40"/>
          <w:szCs w:val="40"/>
          <w:lang w:val="en-US"/>
        </w:rPr>
        <w:t>CSL Online Shop Requirements</w:t>
      </w:r>
    </w:p>
    <w:p w14:paraId="5DFD4666" w14:textId="415303AB" w:rsidR="0E6B1422" w:rsidRDefault="0E6B1422" w:rsidP="524584E5">
      <w:pPr>
        <w:rPr>
          <w:rFonts w:ascii="Calibri" w:eastAsia="Calibri" w:hAnsi="Calibri" w:cs="Calibri"/>
          <w:color w:val="000000" w:themeColor="text1"/>
        </w:rPr>
      </w:pPr>
    </w:p>
    <w:p w14:paraId="237E3D46" w14:textId="60C9C860" w:rsidR="268D8DF1" w:rsidRDefault="268D8DF1" w:rsidP="0E6B1422">
      <w:pPr>
        <w:pStyle w:val="Heading1"/>
        <w:rPr>
          <w:rFonts w:ascii="Calibri" w:eastAsia="Calibri" w:hAnsi="Calibri" w:cs="Calibri"/>
          <w:color w:val="5A5A5A"/>
          <w:sz w:val="28"/>
          <w:szCs w:val="28"/>
        </w:rPr>
      </w:pPr>
      <w:r w:rsidRPr="0E6B1422">
        <w:rPr>
          <w:rFonts w:ascii="Calibri" w:eastAsia="Calibri" w:hAnsi="Calibri" w:cs="Calibri"/>
          <w:color w:val="5A5A5A"/>
          <w:sz w:val="28"/>
          <w:szCs w:val="28"/>
          <w:lang w:val="en-US"/>
        </w:rPr>
        <w:t xml:space="preserve">Summary: </w:t>
      </w:r>
    </w:p>
    <w:p w14:paraId="4666D0A5" w14:textId="0C84D3AA" w:rsidR="268D8DF1" w:rsidRDefault="268D8DF1" w:rsidP="664D68AF">
      <w:pPr>
        <w:pStyle w:val="Heading1"/>
        <w:rPr>
          <w:rFonts w:ascii="Calibri" w:eastAsia="Calibri" w:hAnsi="Calibri" w:cs="Calibri"/>
          <w:b/>
          <w:bCs/>
          <w:color w:val="000000" w:themeColor="text1"/>
          <w:lang w:val="en-US"/>
        </w:rPr>
      </w:pPr>
      <w:r w:rsidRPr="26744586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en-US"/>
        </w:rPr>
        <w:t xml:space="preserve">Virtual Product </w:t>
      </w:r>
      <w:r w:rsidR="00043451" w:rsidRPr="26744586">
        <w:rPr>
          <w:rFonts w:asciiTheme="minorHAnsi" w:eastAsiaTheme="minorEastAsia" w:hAnsiTheme="minorHAnsi" w:cstheme="minorBidi"/>
          <w:b/>
          <w:bCs/>
          <w:color w:val="auto"/>
          <w:sz w:val="28"/>
          <w:szCs w:val="28"/>
          <w:lang w:val="en-US" w:eastAsia="zh-TW"/>
        </w:rPr>
        <w:t>&amp;</w:t>
      </w:r>
      <w:r w:rsidR="00043451" w:rsidRPr="26744586">
        <w:rPr>
          <w:rFonts w:asciiTheme="minorHAnsi" w:eastAsia="Calibri" w:hAnsiTheme="minorHAnsi" w:cstheme="minorBidi"/>
          <w:b/>
          <w:bCs/>
          <w:color w:val="auto"/>
          <w:sz w:val="28"/>
          <w:szCs w:val="28"/>
          <w:lang w:val="en-US"/>
        </w:rPr>
        <w:t xml:space="preserve"> </w:t>
      </w:r>
      <w:r w:rsidR="00DD00EA" w:rsidRPr="26744586">
        <w:rPr>
          <w:rFonts w:asciiTheme="minorHAnsi" w:eastAsia="Microsoft JhengHei" w:hAnsiTheme="minorHAnsi" w:cstheme="minorBidi"/>
          <w:b/>
          <w:bCs/>
          <w:color w:val="auto"/>
          <w:sz w:val="28"/>
          <w:szCs w:val="28"/>
          <w:lang w:val="en-US" w:eastAsia="zh-TW"/>
        </w:rPr>
        <w:t>Special Delivery</w:t>
      </w:r>
      <w:r w:rsidR="00DD00EA" w:rsidRPr="26744586">
        <w:rPr>
          <w:rFonts w:ascii="Calibri" w:eastAsia="Calibri" w:hAnsi="Calibri" w:cs="Calibri"/>
          <w:b/>
          <w:bCs/>
          <w:color w:val="auto"/>
          <w:sz w:val="28"/>
          <w:szCs w:val="28"/>
          <w:lang w:val="en-US"/>
        </w:rPr>
        <w:t xml:space="preserve"> </w:t>
      </w:r>
      <w:r w:rsidRPr="26744586">
        <w:rPr>
          <w:rFonts w:ascii="Calibri" w:eastAsia="Calibri" w:hAnsi="Calibri" w:cs="Calibri"/>
          <w:b/>
          <w:bCs/>
          <w:color w:val="auto"/>
          <w:sz w:val="28"/>
          <w:szCs w:val="28"/>
          <w:lang w:val="en-US"/>
        </w:rPr>
        <w:t>H</w:t>
      </w:r>
      <w:r w:rsidRPr="26744586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en-US"/>
        </w:rPr>
        <w:t>andling</w:t>
      </w:r>
      <w:r w:rsidR="00F552E8" w:rsidRPr="26744586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en-US"/>
        </w:rPr>
        <w:t xml:space="preserve"> (Version</w:t>
      </w:r>
      <w:r w:rsidR="00043451" w:rsidRPr="26744586">
        <w:rPr>
          <w:rFonts w:asciiTheme="minorHAnsi" w:eastAsiaTheme="minorEastAsia" w:hAnsiTheme="minorHAnsi" w:cstheme="minorBidi"/>
          <w:b/>
          <w:bCs/>
          <w:color w:val="000000" w:themeColor="text1"/>
          <w:sz w:val="28"/>
          <w:szCs w:val="28"/>
          <w:lang w:val="en-US" w:eastAsia="zh-TW"/>
        </w:rPr>
        <w:t>3</w:t>
      </w:r>
      <w:r w:rsidR="00E93433" w:rsidRPr="26744586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en-US"/>
        </w:rPr>
        <w:t>: Code import in Club</w:t>
      </w:r>
      <w:r w:rsidR="00F552E8" w:rsidRPr="26744586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en-US"/>
        </w:rPr>
        <w:t>)</w:t>
      </w:r>
    </w:p>
    <w:p w14:paraId="0DE7988D" w14:textId="11B4DC37" w:rsidR="0E6B1422" w:rsidRDefault="0E6B1422" w:rsidP="0E6B1422">
      <w:pPr>
        <w:rPr>
          <w:rFonts w:ascii="Calibri" w:eastAsia="Calibri" w:hAnsi="Calibri" w:cs="Calibri"/>
          <w:color w:val="000000" w:themeColor="text1"/>
        </w:rPr>
      </w:pPr>
    </w:p>
    <w:p w14:paraId="03E54F62" w14:textId="3571186C" w:rsidR="268D8DF1" w:rsidRDefault="268D8DF1" w:rsidP="0E6B1422">
      <w:pPr>
        <w:pStyle w:val="Heading1"/>
        <w:rPr>
          <w:rFonts w:ascii="Calibri" w:eastAsia="Calibri" w:hAnsi="Calibri" w:cs="Calibri"/>
          <w:color w:val="5A5A5A"/>
          <w:sz w:val="28"/>
          <w:szCs w:val="28"/>
        </w:rPr>
      </w:pPr>
      <w:r w:rsidRPr="0E6B1422">
        <w:rPr>
          <w:rFonts w:ascii="Calibri" w:eastAsia="Calibri" w:hAnsi="Calibri" w:cs="Calibri"/>
          <w:color w:val="5A5A5A"/>
          <w:sz w:val="28"/>
          <w:szCs w:val="28"/>
          <w:lang w:val="en-US"/>
        </w:rPr>
        <w:t>JIRA Case#:</w:t>
      </w:r>
    </w:p>
    <w:p w14:paraId="3AD7903F" w14:textId="6F9E07E4" w:rsidR="1DC43B56" w:rsidRDefault="00000000" w:rsidP="0E6B1422">
      <w:pPr>
        <w:keepNext/>
        <w:keepLines/>
        <w:spacing w:before="240" w:after="0"/>
        <w:rPr>
          <w:rFonts w:ascii="Calibri" w:eastAsia="Calibri" w:hAnsi="Calibri" w:cs="Calibri"/>
          <w:color w:val="2F5496" w:themeColor="accent1" w:themeShade="BF"/>
        </w:rPr>
      </w:pPr>
      <w:hyperlink r:id="rId12">
        <w:r w:rsidR="1DC43B56" w:rsidRPr="0E6B1422">
          <w:rPr>
            <w:rStyle w:val="Hyperlink"/>
            <w:rFonts w:ascii="Calibri" w:eastAsia="Calibri" w:hAnsi="Calibri" w:cs="Calibri"/>
            <w:sz w:val="24"/>
            <w:szCs w:val="24"/>
            <w:lang w:val="en-US"/>
          </w:rPr>
          <w:t>RUBYDT-19674</w:t>
        </w:r>
      </w:hyperlink>
      <w:r w:rsidR="1DC43B56" w:rsidRPr="0E6B1422">
        <w:rPr>
          <w:rFonts w:ascii="Calibri" w:eastAsia="Calibri" w:hAnsi="Calibri" w:cs="Calibri"/>
          <w:sz w:val="24"/>
          <w:szCs w:val="24"/>
          <w:lang w:val="en-US"/>
        </w:rPr>
        <w:t xml:space="preserve"> </w:t>
      </w:r>
    </w:p>
    <w:p w14:paraId="0EBC7A27" w14:textId="034EE24B" w:rsidR="0E6B1422" w:rsidRDefault="0E6B1422" w:rsidP="0E6B1422">
      <w:pPr>
        <w:spacing w:after="80" w:line="276" w:lineRule="auto"/>
      </w:pPr>
    </w:p>
    <w:p w14:paraId="4F07EBC2" w14:textId="6806FA1D" w:rsidR="19607755" w:rsidRDefault="19607755" w:rsidP="664D68AF">
      <w:pPr>
        <w:keepNext/>
        <w:keepLines/>
        <w:spacing w:before="240" w:after="0"/>
        <w:rPr>
          <w:rFonts w:ascii="Calibri" w:eastAsia="Calibri" w:hAnsi="Calibri" w:cs="Calibri"/>
          <w:color w:val="5A5A5A"/>
          <w:sz w:val="28"/>
          <w:szCs w:val="28"/>
        </w:rPr>
      </w:pPr>
      <w:r w:rsidRPr="664D68AF">
        <w:rPr>
          <w:rFonts w:ascii="Calibri" w:eastAsia="Calibri" w:hAnsi="Calibri" w:cs="Calibri"/>
          <w:color w:val="5A5A5A"/>
          <w:sz w:val="28"/>
          <w:szCs w:val="28"/>
          <w:lang w:val="en-US"/>
        </w:rPr>
        <w:t>Acceptance Criteria</w:t>
      </w:r>
    </w:p>
    <w:p w14:paraId="42091DBC" w14:textId="0F30C333" w:rsidR="00043451" w:rsidRPr="000E0264" w:rsidRDefault="5F4585DF" w:rsidP="004B17EA">
      <w:pPr>
        <w:pStyle w:val="ListParagraph"/>
        <w:numPr>
          <w:ilvl w:val="0"/>
          <w:numId w:val="15"/>
        </w:numPr>
      </w:pPr>
      <w:r>
        <w:t xml:space="preserve">There are two types of Virtual Product: </w:t>
      </w:r>
      <w:r w:rsidR="69159C44">
        <w:t>1</w:t>
      </w:r>
      <w:r w:rsidR="342E956D">
        <w:t xml:space="preserve">) </w:t>
      </w:r>
      <w:r>
        <w:t xml:space="preserve">Normal Virtual Product &amp; </w:t>
      </w:r>
      <w:r w:rsidR="70E0DE81">
        <w:t>2</w:t>
      </w:r>
      <w:r w:rsidR="70E0DE81" w:rsidRPr="6696E20C">
        <w:t xml:space="preserve">) </w:t>
      </w:r>
      <w:r w:rsidR="1FC4A556" w:rsidRPr="6696E20C">
        <w:t>Special Delivery</w:t>
      </w:r>
      <w:r w:rsidRPr="6696E20C">
        <w:rPr>
          <w:color w:val="FF0000"/>
        </w:rPr>
        <w:t xml:space="preserve"> </w:t>
      </w:r>
      <w:r>
        <w:t>Virtual Product</w:t>
      </w:r>
    </w:p>
    <w:p w14:paraId="639AF07F" w14:textId="5559793B" w:rsidR="7EFB5282" w:rsidRPr="000E0264" w:rsidRDefault="1994094B" w:rsidP="004B17EA">
      <w:pPr>
        <w:pStyle w:val="ListParagraph"/>
        <w:numPr>
          <w:ilvl w:val="0"/>
          <w:numId w:val="15"/>
        </w:numPr>
      </w:pPr>
      <w:r>
        <w:t xml:space="preserve">Business </w:t>
      </w:r>
      <w:r w:rsidR="6BB499CD">
        <w:t xml:space="preserve">user </w:t>
      </w:r>
      <w:r w:rsidR="188A77DC">
        <w:t>can</w:t>
      </w:r>
      <w:r w:rsidR="64168B42">
        <w:t xml:space="preserve"> setup </w:t>
      </w:r>
      <w:r w:rsidR="1EBD1730">
        <w:t>virtual</w:t>
      </w:r>
      <w:r w:rsidR="7C084253">
        <w:t xml:space="preserve"> product</w:t>
      </w:r>
      <w:r w:rsidR="5FF5D397">
        <w:t>s</w:t>
      </w:r>
      <w:r w:rsidR="5F4585DF">
        <w:t xml:space="preserve"> with </w:t>
      </w:r>
      <w:r w:rsidR="1B65232E">
        <w:t>redemption code</w:t>
      </w:r>
      <w:r w:rsidR="550DA37B">
        <w:t>/</w:t>
      </w:r>
      <w:r w:rsidR="5F4585DF">
        <w:t>promo URL</w:t>
      </w:r>
      <w:r w:rsidR="27946322">
        <w:t xml:space="preserve"> </w:t>
      </w:r>
      <w:r w:rsidR="36FD53A1">
        <w:t>collected from merchant</w:t>
      </w:r>
    </w:p>
    <w:p w14:paraId="474F6EA4" w14:textId="4C246987" w:rsidR="7FCB47A7" w:rsidRPr="000E0264" w:rsidRDefault="3F09B3EB" w:rsidP="004B17EA">
      <w:pPr>
        <w:pStyle w:val="ListParagraph"/>
        <w:numPr>
          <w:ilvl w:val="0"/>
          <w:numId w:val="15"/>
        </w:numPr>
      </w:pPr>
      <w:r>
        <w:t xml:space="preserve">Customer </w:t>
      </w:r>
      <w:r w:rsidR="2365AAA4">
        <w:t>can</w:t>
      </w:r>
      <w:r>
        <w:t xml:space="preserve"> check</w:t>
      </w:r>
      <w:r w:rsidR="61F6730C">
        <w:t xml:space="preserve"> </w:t>
      </w:r>
      <w:r>
        <w:t xml:space="preserve">out </w:t>
      </w:r>
      <w:r w:rsidR="644C3666">
        <w:t>virtual product</w:t>
      </w:r>
      <w:r w:rsidR="765EAEBD">
        <w:t>s</w:t>
      </w:r>
      <w:r w:rsidR="644C3666">
        <w:t xml:space="preserve"> </w:t>
      </w:r>
      <w:r>
        <w:t xml:space="preserve">with </w:t>
      </w:r>
      <w:r w:rsidR="4ED3DB35">
        <w:t xml:space="preserve">non-delivery </w:t>
      </w:r>
      <w:r>
        <w:t>flow</w:t>
      </w:r>
    </w:p>
    <w:p w14:paraId="193FAA7F" w14:textId="0D7973C8" w:rsidR="1C580D92" w:rsidRPr="000E0264" w:rsidRDefault="03CF5B58" w:rsidP="004B17EA">
      <w:pPr>
        <w:pStyle w:val="ListParagraph"/>
        <w:numPr>
          <w:ilvl w:val="0"/>
          <w:numId w:val="15"/>
        </w:numPr>
      </w:pPr>
      <w:r>
        <w:t xml:space="preserve">Customer </w:t>
      </w:r>
      <w:r w:rsidR="0D44893D">
        <w:t>can</w:t>
      </w:r>
      <w:r>
        <w:t xml:space="preserve"> receive e-redemption email </w:t>
      </w:r>
      <w:r w:rsidR="2A6F15DE">
        <w:t xml:space="preserve">when </w:t>
      </w:r>
      <w:r w:rsidR="0C8B8152">
        <w:t xml:space="preserve">virtual products </w:t>
      </w:r>
      <w:r w:rsidR="2A6F15DE">
        <w:t>order confirmed</w:t>
      </w:r>
    </w:p>
    <w:p w14:paraId="3BD7109F" w14:textId="0BA61769" w:rsidR="4E050057" w:rsidRPr="000E0264" w:rsidRDefault="1DD40809" w:rsidP="004B17EA">
      <w:pPr>
        <w:pStyle w:val="ListParagraph"/>
        <w:numPr>
          <w:ilvl w:val="0"/>
          <w:numId w:val="15"/>
        </w:numPr>
      </w:pPr>
      <w:r>
        <w:t xml:space="preserve">Customer </w:t>
      </w:r>
      <w:r w:rsidR="422E6A52">
        <w:t>can</w:t>
      </w:r>
      <w:r>
        <w:t xml:space="preserve"> </w:t>
      </w:r>
      <w:r w:rsidR="5F4585DF">
        <w:t xml:space="preserve">raise </w:t>
      </w:r>
      <w:r>
        <w:t>virtual product</w:t>
      </w:r>
      <w:r w:rsidR="6845B5D9">
        <w:t xml:space="preserve"> </w:t>
      </w:r>
      <w:r w:rsidR="5F4585DF">
        <w:t>refund request</w:t>
      </w:r>
    </w:p>
    <w:p w14:paraId="41D9A641" w14:textId="1BB71477" w:rsidR="664D68AF" w:rsidRDefault="664D68AF" w:rsidP="664D68AF"/>
    <w:p w14:paraId="1EAD1724" w14:textId="7EF8ADFF" w:rsidR="02061765" w:rsidRDefault="725B2418" w:rsidP="524584E5">
      <w:pPr>
        <w:spacing w:after="80" w:line="276" w:lineRule="auto"/>
        <w:rPr>
          <w:rFonts w:ascii="Calibri" w:eastAsia="Calibri" w:hAnsi="Calibri" w:cs="Calibri"/>
          <w:color w:val="5A5A5A"/>
          <w:sz w:val="28"/>
          <w:szCs w:val="28"/>
          <w:lang w:val="en-HK"/>
        </w:rPr>
      </w:pPr>
      <w:r w:rsidRPr="524584E5">
        <w:rPr>
          <w:rFonts w:ascii="Calibri" w:eastAsia="Calibri" w:hAnsi="Calibri" w:cs="Calibri"/>
          <w:color w:val="5A5A5A"/>
          <w:sz w:val="28"/>
          <w:szCs w:val="28"/>
          <w:lang w:val="en-HK"/>
        </w:rPr>
        <w:t>Requirements</w:t>
      </w:r>
    </w:p>
    <w:p w14:paraId="78E4BA91" w14:textId="6E1194A1" w:rsidR="05E565CD" w:rsidRDefault="54813FC6" w:rsidP="004B17EA">
      <w:pPr>
        <w:pStyle w:val="ListParagraph"/>
        <w:numPr>
          <w:ilvl w:val="0"/>
          <w:numId w:val="1"/>
        </w:numPr>
        <w:rPr>
          <w:rStyle w:val="Hyperlink"/>
          <w:lang w:val="en-HK"/>
        </w:rPr>
      </w:pPr>
      <w:r w:rsidRPr="79B16B1A">
        <w:rPr>
          <w:lang w:val="en-HK"/>
        </w:rPr>
        <w:t xml:space="preserve">Confirmed UI wording: </w:t>
      </w:r>
      <w:hyperlink r:id="rId13">
        <w:r w:rsidRPr="79B16B1A">
          <w:rPr>
            <w:rStyle w:val="Hyperlink"/>
            <w:lang w:val="en-HK"/>
          </w:rPr>
          <w:t>Virtual Product SFCC_UI wording.pptx</w:t>
        </w:r>
      </w:hyperlink>
    </w:p>
    <w:tbl>
      <w:tblPr>
        <w:tblStyle w:val="TableGrid"/>
        <w:tblW w:w="0" w:type="auto"/>
        <w:tblBorders>
          <w:top w:val="single" w:sz="8" w:space="0" w:color="D0CECE" w:themeColor="background2" w:themeShade="E6"/>
          <w:left w:val="single" w:sz="8" w:space="0" w:color="D0CECE" w:themeColor="background2" w:themeShade="E6"/>
          <w:bottom w:val="single" w:sz="8" w:space="0" w:color="D0CECE" w:themeColor="background2" w:themeShade="E6"/>
          <w:right w:val="single" w:sz="8" w:space="0" w:color="D0CECE" w:themeColor="background2" w:themeShade="E6"/>
          <w:insideH w:val="single" w:sz="8" w:space="0" w:color="D0CECE" w:themeColor="background2" w:themeShade="E6"/>
          <w:insideV w:val="single" w:sz="8" w:space="0" w:color="D0CECE" w:themeColor="background2" w:themeShade="E6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4E7CAB57" w:rsidRPr="00347EB7" w14:paraId="59A2F40B" w14:textId="77777777" w:rsidTr="51EF93C3">
        <w:trPr>
          <w:trHeight w:val="2880"/>
        </w:trPr>
        <w:tc>
          <w:tcPr>
            <w:tcW w:w="9015" w:type="dxa"/>
          </w:tcPr>
          <w:p w14:paraId="2B591714" w14:textId="63DD82B6" w:rsidR="300F0F90" w:rsidRPr="00051401" w:rsidRDefault="74D6EB65" w:rsidP="4E7CAB57">
            <w:pPr>
              <w:rPr>
                <w:b/>
                <w:bCs/>
                <w:sz w:val="24"/>
                <w:szCs w:val="24"/>
              </w:rPr>
            </w:pPr>
            <w:r w:rsidRPr="13A0E1D3">
              <w:rPr>
                <w:b/>
                <w:bCs/>
                <w:sz w:val="24"/>
                <w:szCs w:val="24"/>
              </w:rPr>
              <w:lastRenderedPageBreak/>
              <w:t>Product Setup &amp; Redemption Code import in Club-Magneto</w:t>
            </w:r>
            <w:r w:rsidR="00F22217">
              <w:rPr>
                <w:b/>
                <w:bCs/>
                <w:sz w:val="24"/>
                <w:szCs w:val="24"/>
              </w:rPr>
              <w:t xml:space="preserve"> (Club OOTB feature)</w:t>
            </w:r>
          </w:p>
          <w:p w14:paraId="27FF974A" w14:textId="2545E2E2" w:rsidR="2E78E6E9" w:rsidRDefault="2E78E6E9" w:rsidP="2E78E6E9">
            <w:pPr>
              <w:rPr>
                <w:b/>
                <w:bCs/>
                <w:sz w:val="24"/>
                <w:szCs w:val="24"/>
              </w:rPr>
            </w:pPr>
          </w:p>
          <w:p w14:paraId="6EB17C05" w14:textId="77777777" w:rsidR="300F0F90" w:rsidRPr="00051401" w:rsidRDefault="74D6EB65" w:rsidP="004B17EA">
            <w:pPr>
              <w:pStyle w:val="ListParagraph"/>
              <w:numPr>
                <w:ilvl w:val="0"/>
                <w:numId w:val="16"/>
              </w:numPr>
              <w:rPr>
                <w:lang w:val="en-HK"/>
              </w:rPr>
            </w:pPr>
            <w:r w:rsidRPr="13A0E1D3">
              <w:rPr>
                <w:lang w:val="en-HK"/>
              </w:rPr>
              <w:t>Create Virtual Product through Magneto with virtual product setting</w:t>
            </w:r>
          </w:p>
          <w:p w14:paraId="47370FE2" w14:textId="76233553" w:rsidR="300F0F90" w:rsidRPr="00051401" w:rsidRDefault="74D6EB65" w:rsidP="004B17EA">
            <w:pPr>
              <w:pStyle w:val="ListParagraph"/>
              <w:numPr>
                <w:ilvl w:val="0"/>
                <w:numId w:val="16"/>
              </w:numPr>
              <w:rPr>
                <w:lang w:val="en-HK"/>
              </w:rPr>
            </w:pPr>
            <w:r w:rsidRPr="13A0E1D3">
              <w:rPr>
                <w:rFonts w:eastAsiaTheme="minorEastAsia"/>
                <w:lang w:val="en-HK"/>
              </w:rPr>
              <w:t>Redeem code import</w:t>
            </w:r>
            <w:r w:rsidR="00F22217">
              <w:rPr>
                <w:rFonts w:eastAsiaTheme="minorEastAsia"/>
                <w:lang w:val="en-HK"/>
              </w:rPr>
              <w:t xml:space="preserve"> </w:t>
            </w:r>
          </w:p>
          <w:p w14:paraId="71A4DFEC" w14:textId="210B11FC" w:rsidR="300F0F90" w:rsidRPr="00051401" w:rsidRDefault="74D6EB65" w:rsidP="004B17EA">
            <w:pPr>
              <w:pStyle w:val="ListParagraph"/>
              <w:numPr>
                <w:ilvl w:val="1"/>
                <w:numId w:val="16"/>
              </w:numPr>
              <w:rPr>
                <w:lang w:val="en-HK"/>
              </w:rPr>
            </w:pPr>
            <w:r w:rsidRPr="13A0E1D3">
              <w:rPr>
                <w:rFonts w:eastAsiaTheme="minorEastAsia"/>
                <w:lang w:val="en-HK"/>
              </w:rPr>
              <w:t>Normal Virtual Product: Upload the batch of unique redeem code for the SKU</w:t>
            </w:r>
          </w:p>
          <w:p w14:paraId="0E419C61" w14:textId="77777777" w:rsidR="300F0F90" w:rsidRPr="00051401" w:rsidRDefault="74D6EB65" w:rsidP="004B17EA">
            <w:pPr>
              <w:pStyle w:val="ListParagraph"/>
              <w:numPr>
                <w:ilvl w:val="2"/>
                <w:numId w:val="16"/>
              </w:numPr>
              <w:spacing w:after="80" w:line="276" w:lineRule="auto"/>
              <w:rPr>
                <w:rFonts w:ascii="Calibri" w:eastAsia="Calibri" w:hAnsi="Calibri" w:cs="Calibri"/>
                <w:lang w:val="en-HK"/>
              </w:rPr>
            </w:pPr>
            <w:r w:rsidRPr="13A0E1D3">
              <w:rPr>
                <w:rFonts w:eastAsia="Calibri"/>
                <w:lang w:val="en-HK"/>
              </w:rPr>
              <w:t xml:space="preserve">User usually </w:t>
            </w:r>
            <w:r w:rsidRPr="13A0E1D3">
              <w:rPr>
                <w:lang w:val="en-HK"/>
              </w:rPr>
              <w:t>have the batch of unique promo code in advance from the 3rd party</w:t>
            </w:r>
          </w:p>
          <w:p w14:paraId="565C6937" w14:textId="6F22ADDB" w:rsidR="300F0F90" w:rsidRPr="00051401" w:rsidRDefault="74D6EB65" w:rsidP="004B17EA">
            <w:pPr>
              <w:pStyle w:val="ListParagraph"/>
              <w:numPr>
                <w:ilvl w:val="2"/>
                <w:numId w:val="16"/>
              </w:numPr>
              <w:spacing w:after="80" w:line="276" w:lineRule="auto"/>
              <w:rPr>
                <w:lang w:val="en-HK"/>
              </w:rPr>
            </w:pPr>
            <w:r w:rsidRPr="13A0E1D3">
              <w:rPr>
                <w:lang w:val="en-HK"/>
              </w:rPr>
              <w:t>The number of redemption code upload for SKU equal to stock level</w:t>
            </w:r>
          </w:p>
          <w:p w14:paraId="48E26FFA" w14:textId="2EDE8DA9" w:rsidR="300F0F90" w:rsidRPr="00F22217" w:rsidRDefault="5EFA4FC9" w:rsidP="004B17EA">
            <w:pPr>
              <w:pStyle w:val="ListParagraph"/>
              <w:numPr>
                <w:ilvl w:val="2"/>
                <w:numId w:val="16"/>
              </w:numPr>
              <w:spacing w:after="80" w:line="276" w:lineRule="auto"/>
              <w:rPr>
                <w:lang w:val="en-HK"/>
              </w:rPr>
            </w:pPr>
            <w:r w:rsidRPr="19368841">
              <w:rPr>
                <w:lang w:val="en-HK"/>
              </w:rPr>
              <w:t xml:space="preserve">1 </w:t>
            </w:r>
            <w:proofErr w:type="gramStart"/>
            <w:r w:rsidRPr="19368841">
              <w:rPr>
                <w:lang w:val="en-HK"/>
              </w:rPr>
              <w:t>SKU</w:t>
            </w:r>
            <w:r w:rsidR="39A85292" w:rsidRPr="19368841">
              <w:rPr>
                <w:lang w:val="en-HK"/>
              </w:rPr>
              <w:t>(</w:t>
            </w:r>
            <w:r w:rsidR="1FDA2D64" w:rsidRPr="19368841">
              <w:rPr>
                <w:lang w:val="en-HK"/>
              </w:rPr>
              <w:t xml:space="preserve"> each</w:t>
            </w:r>
            <w:proofErr w:type="gramEnd"/>
            <w:r w:rsidR="1FDA2D64" w:rsidRPr="19368841">
              <w:rPr>
                <w:lang w:val="en-HK"/>
              </w:rPr>
              <w:t xml:space="preserve"> </w:t>
            </w:r>
            <w:r w:rsidR="39A85292" w:rsidRPr="19368841">
              <w:rPr>
                <w:lang w:val="en-HK"/>
              </w:rPr>
              <w:t>qty</w:t>
            </w:r>
            <w:r w:rsidR="3AD75134" w:rsidRPr="19368841">
              <w:rPr>
                <w:lang w:val="en-HK"/>
              </w:rPr>
              <w:t>)</w:t>
            </w:r>
            <w:r w:rsidRPr="19368841">
              <w:rPr>
                <w:lang w:val="en-HK"/>
              </w:rPr>
              <w:t xml:space="preserve"> provides 1 redeem code only (Can’t assign two redeem code for 1 SKU)</w:t>
            </w:r>
          </w:p>
          <w:p w14:paraId="721F706D" w14:textId="56391F89" w:rsidR="300F0F90" w:rsidRDefault="34891305" w:rsidP="004B17EA">
            <w:pPr>
              <w:pStyle w:val="ListParagraph"/>
              <w:numPr>
                <w:ilvl w:val="1"/>
                <w:numId w:val="16"/>
              </w:numPr>
              <w:spacing w:after="80" w:line="276" w:lineRule="auto"/>
              <w:rPr>
                <w:color w:val="0000FF"/>
                <w:lang w:val="en-HK"/>
              </w:rPr>
            </w:pPr>
            <w:r w:rsidRPr="51EF93C3">
              <w:rPr>
                <w:lang w:val="en-HK"/>
              </w:rPr>
              <w:t>Special Delivery</w:t>
            </w:r>
            <w:r w:rsidR="2977E2CC" w:rsidRPr="51EF93C3">
              <w:rPr>
                <w:lang w:val="en-HK"/>
              </w:rPr>
              <w:t xml:space="preserve"> Virtual Product: No redeem code require to import</w:t>
            </w:r>
            <w:r w:rsidR="26A25925" w:rsidRPr="51EF93C3">
              <w:rPr>
                <w:lang w:val="en-HK"/>
              </w:rPr>
              <w:t xml:space="preserve"> </w:t>
            </w:r>
            <w:r w:rsidR="1F9EB3D8" w:rsidRPr="51EF93C3">
              <w:rPr>
                <w:lang w:val="en-HK"/>
              </w:rPr>
              <w:t>(</w:t>
            </w:r>
            <w:proofErr w:type="gramStart"/>
            <w:r w:rsidR="1F9EB3D8" w:rsidRPr="51EF93C3">
              <w:rPr>
                <w:lang w:val="en-HK"/>
              </w:rPr>
              <w:t xml:space="preserve">non </w:t>
            </w:r>
            <w:r w:rsidR="1F9EB3D8" w:rsidRPr="51EF93C3">
              <w:rPr>
                <w:rStyle w:val="ui-provider"/>
              </w:rPr>
              <w:t>e</w:t>
            </w:r>
            <w:proofErr w:type="gramEnd"/>
            <w:r w:rsidR="18FB96EA" w:rsidRPr="51EF93C3">
              <w:rPr>
                <w:rStyle w:val="ui-provider"/>
              </w:rPr>
              <w:t>-</w:t>
            </w:r>
            <w:r w:rsidR="1F9EB3D8" w:rsidRPr="51EF93C3">
              <w:rPr>
                <w:rStyle w:val="ui-provider"/>
              </w:rPr>
              <w:t>vo</w:t>
            </w:r>
            <w:r w:rsidR="6C3F4BFD" w:rsidRPr="51EF93C3">
              <w:rPr>
                <w:rStyle w:val="ui-provider"/>
              </w:rPr>
              <w:t>u</w:t>
            </w:r>
            <w:r w:rsidR="1F9EB3D8" w:rsidRPr="51EF93C3">
              <w:rPr>
                <w:rStyle w:val="ui-provider"/>
              </w:rPr>
              <w:t>cher</w:t>
            </w:r>
            <w:r w:rsidR="7BD98187" w:rsidRPr="51EF93C3">
              <w:rPr>
                <w:lang w:val="en-HK"/>
              </w:rPr>
              <w:t>)</w:t>
            </w:r>
            <w:r w:rsidR="7F975263" w:rsidRPr="6758A498">
              <w:rPr>
                <w:lang w:val="en-HK"/>
              </w:rPr>
              <w:t xml:space="preserve"> </w:t>
            </w:r>
          </w:p>
          <w:p w14:paraId="147CE50F" w14:textId="2FF15561" w:rsidR="300F0F90" w:rsidRDefault="6CCC121E" w:rsidP="004B17EA">
            <w:pPr>
              <w:pStyle w:val="ListParagraph"/>
              <w:numPr>
                <w:ilvl w:val="0"/>
                <w:numId w:val="24"/>
              </w:numPr>
              <w:spacing w:after="80" w:line="276" w:lineRule="auto"/>
              <w:rPr>
                <w:lang w:val="en-HK"/>
              </w:rPr>
            </w:pPr>
            <w:r w:rsidRPr="009A3131">
              <w:rPr>
                <w:color w:val="FF0000"/>
                <w:lang w:val="en-HK"/>
              </w:rPr>
              <w:t xml:space="preserve">Users need to set up product in club for </w:t>
            </w:r>
            <w:r w:rsidR="00C8123E" w:rsidRPr="009A3131">
              <w:rPr>
                <w:color w:val="FF0000"/>
                <w:lang w:val="en-HK"/>
              </w:rPr>
              <w:t>all special</w:t>
            </w:r>
            <w:r w:rsidRPr="009A3131">
              <w:rPr>
                <w:color w:val="FF0000"/>
                <w:lang w:val="en-HK"/>
              </w:rPr>
              <w:t xml:space="preserve"> product and inventory </w:t>
            </w:r>
            <w:r w:rsidR="6443FEC6" w:rsidRPr="105302AB">
              <w:rPr>
                <w:color w:val="FF0000"/>
                <w:lang w:val="en-HK"/>
              </w:rPr>
              <w:t>in club should be same as</w:t>
            </w:r>
            <w:r w:rsidRPr="009A3131">
              <w:rPr>
                <w:color w:val="FF0000"/>
                <w:lang w:val="en-HK"/>
              </w:rPr>
              <w:t xml:space="preserve"> SFCC. (no matter merchant = club or not) </w:t>
            </w:r>
            <w:r w:rsidR="3884A0A2" w:rsidRPr="009A3131">
              <w:rPr>
                <w:b/>
                <w:color w:val="FF0000"/>
                <w:lang w:val="en-HK"/>
              </w:rPr>
              <w:t>[updated on 12 July 2024]</w:t>
            </w:r>
          </w:p>
        </w:tc>
      </w:tr>
    </w:tbl>
    <w:p w14:paraId="30C1F2CB" w14:textId="77777777" w:rsidR="005C04DB" w:rsidRDefault="005C04DB" w:rsidP="0A6315E3">
      <w:pPr>
        <w:rPr>
          <w:b/>
          <w:bCs/>
          <w:sz w:val="24"/>
          <w:szCs w:val="24"/>
          <w:lang w:eastAsia="zh-TW"/>
        </w:rPr>
      </w:pPr>
    </w:p>
    <w:p w14:paraId="5C90F3D0" w14:textId="67D48E9C" w:rsidR="3FA9D491" w:rsidRDefault="3FA9D491">
      <w:r>
        <w:br w:type="page"/>
      </w:r>
    </w:p>
    <w:p w14:paraId="606F6CED" w14:textId="5FFE103E" w:rsidR="6343E6F1" w:rsidRDefault="6343E6F1" w:rsidP="0A6315E3">
      <w:pPr>
        <w:rPr>
          <w:b/>
          <w:bCs/>
          <w:sz w:val="24"/>
          <w:szCs w:val="24"/>
        </w:rPr>
      </w:pPr>
      <w:r w:rsidRPr="0A6315E3">
        <w:rPr>
          <w:b/>
          <w:bCs/>
          <w:sz w:val="24"/>
          <w:szCs w:val="24"/>
        </w:rPr>
        <w:lastRenderedPageBreak/>
        <w:t>Product Setup in SFCC</w:t>
      </w:r>
    </w:p>
    <w:p w14:paraId="485E60B1" w14:textId="1C728A37" w:rsidR="00976D17" w:rsidRPr="003D43E8" w:rsidRDefault="1AA5309B" w:rsidP="004B17EA">
      <w:pPr>
        <w:pStyle w:val="ListParagraph"/>
        <w:numPr>
          <w:ilvl w:val="0"/>
          <w:numId w:val="14"/>
        </w:numPr>
        <w:spacing w:after="80" w:line="276" w:lineRule="auto"/>
        <w:rPr>
          <w:rFonts w:ascii="Calibri" w:eastAsia="Calibri" w:hAnsi="Calibri" w:cs="Calibri"/>
          <w:lang w:val="en-HK"/>
        </w:rPr>
      </w:pPr>
      <w:r w:rsidRPr="1EF831FC">
        <w:rPr>
          <w:rFonts w:ascii="Calibri" w:eastAsia="Calibri" w:hAnsi="Calibri" w:cs="Calibri"/>
          <w:lang w:val="en-HK"/>
        </w:rPr>
        <w:t>User s</w:t>
      </w:r>
      <w:r w:rsidR="6B1FC46B" w:rsidRPr="1EF831FC">
        <w:rPr>
          <w:rFonts w:ascii="Calibri" w:eastAsia="Calibri" w:hAnsi="Calibri" w:cs="Calibri"/>
          <w:lang w:val="en-HK"/>
        </w:rPr>
        <w:t>ync Virtual Product from Magneto</w:t>
      </w:r>
      <w:r w:rsidR="66503591" w:rsidRPr="1EF831FC">
        <w:rPr>
          <w:rFonts w:ascii="Calibri" w:eastAsia="Calibri" w:hAnsi="Calibri" w:cs="Calibri"/>
          <w:lang w:val="en-HK"/>
        </w:rPr>
        <w:t xml:space="preserve"> by existing Product Sync Job</w:t>
      </w:r>
    </w:p>
    <w:p w14:paraId="3B920A7F" w14:textId="61B174B2" w:rsidR="009542AE" w:rsidRDefault="66503591" w:rsidP="004B17EA">
      <w:pPr>
        <w:pStyle w:val="ListParagraph"/>
        <w:numPr>
          <w:ilvl w:val="0"/>
          <w:numId w:val="14"/>
        </w:numPr>
        <w:spacing w:after="80" w:line="276" w:lineRule="auto"/>
        <w:rPr>
          <w:rFonts w:eastAsiaTheme="minorEastAsia"/>
          <w:b/>
          <w:bCs/>
          <w:lang w:val="en-HK"/>
        </w:rPr>
      </w:pPr>
      <w:r w:rsidRPr="6696E20C">
        <w:rPr>
          <w:rFonts w:eastAsiaTheme="minorEastAsia"/>
          <w:lang w:val="en-HK"/>
        </w:rPr>
        <w:t>There is a new product attribute</w:t>
      </w:r>
      <w:r w:rsidR="00B153CA" w:rsidRPr="6696E20C">
        <w:rPr>
          <w:rFonts w:eastAsiaTheme="minorEastAsia"/>
          <w:lang w:val="en-HK"/>
        </w:rPr>
        <w:t xml:space="preserve"> in</w:t>
      </w:r>
      <w:r w:rsidR="0062764D" w:rsidRPr="6696E20C">
        <w:rPr>
          <w:rFonts w:eastAsiaTheme="minorEastAsia"/>
          <w:lang w:val="en-HK"/>
        </w:rPr>
        <w:t xml:space="preserve"> Product</w:t>
      </w:r>
      <w:r w:rsidRPr="6696E20C">
        <w:rPr>
          <w:rFonts w:eastAsiaTheme="minorEastAsia"/>
          <w:lang w:val="en-HK"/>
        </w:rPr>
        <w:t xml:space="preserve">- </w:t>
      </w:r>
      <w:r w:rsidRPr="6696E20C">
        <w:rPr>
          <w:rFonts w:eastAsiaTheme="minorEastAsia"/>
          <w:b/>
          <w:bCs/>
          <w:lang w:val="en-HK"/>
        </w:rPr>
        <w:t>Product Type:</w:t>
      </w:r>
      <w:r w:rsidRPr="6696E20C">
        <w:rPr>
          <w:rFonts w:eastAsiaTheme="minorEastAsia"/>
          <w:lang w:val="en-HK"/>
        </w:rPr>
        <w:t xml:space="preserve"> </w:t>
      </w:r>
      <w:r w:rsidRPr="6696E20C">
        <w:rPr>
          <w:rFonts w:eastAsiaTheme="minorEastAsia"/>
          <w:b/>
          <w:bCs/>
          <w:lang w:val="en-HK"/>
        </w:rPr>
        <w:t xml:space="preserve">Physical / </w:t>
      </w:r>
      <w:r w:rsidR="4910738E" w:rsidRPr="6696E20C">
        <w:rPr>
          <w:rFonts w:eastAsiaTheme="minorEastAsia"/>
          <w:b/>
          <w:bCs/>
          <w:lang w:val="en-HK"/>
        </w:rPr>
        <w:t>Virtual</w:t>
      </w:r>
      <w:r w:rsidRPr="6696E20C">
        <w:rPr>
          <w:rFonts w:eastAsiaTheme="minorEastAsia"/>
          <w:b/>
          <w:bCs/>
          <w:lang w:val="en-HK"/>
        </w:rPr>
        <w:t xml:space="preserve"> / </w:t>
      </w:r>
      <w:r w:rsidR="03755F87" w:rsidRPr="6696E20C">
        <w:rPr>
          <w:rFonts w:eastAsiaTheme="minorEastAsia"/>
          <w:b/>
          <w:bCs/>
          <w:lang w:val="en-HK"/>
        </w:rPr>
        <w:t xml:space="preserve">Special </w:t>
      </w:r>
      <w:r w:rsidR="008C413E" w:rsidRPr="00265B33">
        <w:rPr>
          <w:rFonts w:eastAsiaTheme="minorEastAsia"/>
          <w:b/>
          <w:bCs/>
          <w:color w:val="4472C4" w:themeColor="accent1"/>
          <w:lang w:val="en-HK"/>
        </w:rPr>
        <w:t>/None</w:t>
      </w:r>
      <w:r w:rsidR="00265B33">
        <w:rPr>
          <w:rFonts w:eastAsiaTheme="minorEastAsia"/>
          <w:b/>
          <w:bCs/>
          <w:color w:val="4472C4" w:themeColor="accent1"/>
          <w:lang w:val="en-HK"/>
        </w:rPr>
        <w:t xml:space="preserve"> </w:t>
      </w:r>
      <w:r w:rsidR="00265B33">
        <w:rPr>
          <w:rFonts w:eastAsiaTheme="minorEastAsia"/>
          <w:color w:val="4472C4" w:themeColor="accent1"/>
          <w:lang w:val="en-HK"/>
        </w:rPr>
        <w:t xml:space="preserve">(Updated on 26 </w:t>
      </w:r>
      <w:proofErr w:type="gramStart"/>
      <w:r w:rsidR="00265B33">
        <w:rPr>
          <w:rFonts w:eastAsiaTheme="minorEastAsia"/>
          <w:color w:val="4472C4" w:themeColor="accent1"/>
          <w:lang w:val="en-HK"/>
        </w:rPr>
        <w:t>July,</w:t>
      </w:r>
      <w:proofErr w:type="gramEnd"/>
      <w:r w:rsidR="00265B33">
        <w:rPr>
          <w:rFonts w:eastAsiaTheme="minorEastAsia"/>
          <w:color w:val="4472C4" w:themeColor="accent1"/>
          <w:lang w:val="en-HK"/>
        </w:rPr>
        <w:t xml:space="preserve"> 2024)</w:t>
      </w:r>
    </w:p>
    <w:p w14:paraId="1F8E71AA" w14:textId="713B70B1" w:rsidR="00BA1613" w:rsidRDefault="00BA1613" w:rsidP="51EF93C3">
      <w:pPr>
        <w:pStyle w:val="ListParagraph"/>
        <w:spacing w:after="80" w:line="276" w:lineRule="auto"/>
        <w:rPr>
          <w:rFonts w:eastAsiaTheme="minorEastAsia"/>
          <w:b/>
          <w:bCs/>
          <w:color w:val="ED7D31" w:themeColor="accent2"/>
          <w:lang w:val="en-HK"/>
        </w:rPr>
      </w:pPr>
      <w:r w:rsidRPr="51EF93C3">
        <w:rPr>
          <w:rFonts w:eastAsiaTheme="minorEastAsia"/>
          <w:b/>
          <w:bCs/>
          <w:color w:val="ED7D31" w:themeColor="accent2"/>
          <w:lang w:val="en-HK"/>
        </w:rPr>
        <w:t xml:space="preserve">(Updated on </w:t>
      </w:r>
      <w:r w:rsidR="5BE1B85C" w:rsidRPr="51EF93C3">
        <w:rPr>
          <w:rFonts w:eastAsiaTheme="minorEastAsia"/>
          <w:b/>
          <w:bCs/>
          <w:color w:val="ED7D31" w:themeColor="accent2"/>
          <w:lang w:val="en-HK"/>
        </w:rPr>
        <w:t>26</w:t>
      </w:r>
      <w:r w:rsidRPr="51EF93C3">
        <w:rPr>
          <w:rFonts w:eastAsiaTheme="minorEastAsia"/>
          <w:b/>
          <w:bCs/>
          <w:color w:val="ED7D31" w:themeColor="accent2"/>
          <w:lang w:val="en-HK"/>
        </w:rPr>
        <w:t xml:space="preserve"> </w:t>
      </w:r>
      <w:r w:rsidR="12C25F3C" w:rsidRPr="51EF93C3">
        <w:rPr>
          <w:rFonts w:eastAsiaTheme="minorEastAsia"/>
          <w:b/>
          <w:bCs/>
          <w:color w:val="ED7D31" w:themeColor="accent2"/>
          <w:lang w:val="en-HK"/>
        </w:rPr>
        <w:t>Apr</w:t>
      </w:r>
      <w:r w:rsidRPr="51EF93C3">
        <w:rPr>
          <w:rFonts w:eastAsiaTheme="minorEastAsia"/>
          <w:b/>
          <w:bCs/>
          <w:color w:val="ED7D31" w:themeColor="accent2"/>
          <w:lang w:val="en-HK"/>
        </w:rPr>
        <w:t xml:space="preserve"> 2024)</w:t>
      </w:r>
    </w:p>
    <w:p w14:paraId="1642E9AD" w14:textId="16CCE4FE" w:rsidR="009542AE" w:rsidRPr="009542AE" w:rsidRDefault="009542AE" w:rsidP="004B17EA">
      <w:pPr>
        <w:pStyle w:val="ListParagraph"/>
        <w:numPr>
          <w:ilvl w:val="1"/>
          <w:numId w:val="14"/>
        </w:numPr>
        <w:spacing w:after="80" w:line="276" w:lineRule="auto"/>
        <w:rPr>
          <w:rFonts w:eastAsiaTheme="minorEastAsia"/>
          <w:lang w:val="en-HK"/>
        </w:rPr>
      </w:pPr>
      <w:r w:rsidRPr="6696E20C">
        <w:rPr>
          <w:rFonts w:eastAsiaTheme="minorEastAsia"/>
          <w:lang w:val="en-HK"/>
        </w:rPr>
        <w:t>Product Type’s Mouse over message:</w:t>
      </w:r>
      <w:r w:rsidR="004F5670" w:rsidRPr="6696E20C">
        <w:rPr>
          <w:rFonts w:eastAsiaTheme="minorEastAsia"/>
          <w:lang w:val="en-HK" w:eastAsia="zh-TW"/>
        </w:rPr>
        <w:t xml:space="preserve"> </w:t>
      </w:r>
    </w:p>
    <w:p w14:paraId="200B3E95" w14:textId="52C16357" w:rsidR="009542AE" w:rsidRPr="009542AE" w:rsidRDefault="009542AE" w:rsidP="6696E20C">
      <w:pPr>
        <w:pStyle w:val="ListParagraph"/>
        <w:spacing w:after="80" w:line="276" w:lineRule="auto"/>
        <w:rPr>
          <w:rFonts w:eastAsiaTheme="minorEastAsia"/>
          <w:lang w:val="en-HK"/>
        </w:rPr>
      </w:pPr>
      <w:r w:rsidRPr="6696E20C">
        <w:rPr>
          <w:rFonts w:eastAsiaTheme="minorEastAsia"/>
          <w:lang w:val="en-HK"/>
        </w:rPr>
        <w:t>-</w:t>
      </w:r>
      <w:r w:rsidR="00F250E5" w:rsidRPr="6696E20C">
        <w:rPr>
          <w:rFonts w:eastAsiaTheme="minorEastAsia"/>
          <w:lang w:val="en-HK"/>
        </w:rPr>
        <w:t xml:space="preserve"> </w:t>
      </w:r>
      <w:r w:rsidRPr="6696E20C">
        <w:rPr>
          <w:rFonts w:eastAsiaTheme="minorEastAsia"/>
          <w:lang w:val="en-HK"/>
        </w:rPr>
        <w:t>Physical: Normal product e.g. Mobile phone</w:t>
      </w:r>
    </w:p>
    <w:p w14:paraId="6A6C9E76" w14:textId="7AF0D205" w:rsidR="009542AE" w:rsidRPr="009542AE" w:rsidRDefault="009542AE" w:rsidP="6696E20C">
      <w:pPr>
        <w:pStyle w:val="ListParagraph"/>
        <w:spacing w:after="80" w:line="276" w:lineRule="auto"/>
        <w:rPr>
          <w:rFonts w:eastAsiaTheme="minorEastAsia"/>
          <w:lang w:val="en-HK"/>
        </w:rPr>
      </w:pPr>
      <w:r w:rsidRPr="6696E20C">
        <w:rPr>
          <w:rFonts w:eastAsiaTheme="minorEastAsia"/>
          <w:lang w:val="en-HK"/>
        </w:rPr>
        <w:t>-</w:t>
      </w:r>
      <w:r w:rsidR="00F250E5" w:rsidRPr="6696E20C">
        <w:rPr>
          <w:rFonts w:eastAsiaTheme="minorEastAsia"/>
          <w:lang w:val="en-HK"/>
        </w:rPr>
        <w:t xml:space="preserve"> </w:t>
      </w:r>
      <w:r w:rsidRPr="6696E20C">
        <w:rPr>
          <w:rFonts w:eastAsiaTheme="minorEastAsia"/>
          <w:lang w:val="en-HK"/>
        </w:rPr>
        <w:t>Virtual:  e.g. product license key</w:t>
      </w:r>
    </w:p>
    <w:p w14:paraId="18BB13E8" w14:textId="3A71B413" w:rsidR="66503591" w:rsidRPr="009542AE" w:rsidRDefault="009542AE" w:rsidP="6696E20C">
      <w:pPr>
        <w:pStyle w:val="ListParagraph"/>
        <w:spacing w:after="80" w:line="276" w:lineRule="auto"/>
        <w:rPr>
          <w:rFonts w:eastAsiaTheme="minorEastAsia"/>
          <w:color w:val="ED7D31" w:themeColor="accent2"/>
          <w:lang w:val="en-HK"/>
        </w:rPr>
      </w:pPr>
      <w:r w:rsidRPr="6696E20C">
        <w:rPr>
          <w:rFonts w:eastAsiaTheme="minorEastAsia"/>
          <w:lang w:val="en-HK"/>
        </w:rPr>
        <w:t>-</w:t>
      </w:r>
      <w:r w:rsidR="00F250E5" w:rsidRPr="6696E20C">
        <w:rPr>
          <w:rFonts w:eastAsiaTheme="minorEastAsia"/>
          <w:lang w:val="en-HK"/>
        </w:rPr>
        <w:t xml:space="preserve"> </w:t>
      </w:r>
      <w:r w:rsidRPr="6696E20C">
        <w:rPr>
          <w:rFonts w:eastAsiaTheme="minorEastAsia"/>
          <w:lang w:val="en-HK"/>
        </w:rPr>
        <w:t xml:space="preserve">Special: bulky product e.g. TV </w:t>
      </w:r>
    </w:p>
    <w:p w14:paraId="53597BDE" w14:textId="03E46EDF" w:rsidR="5B55AFD0" w:rsidRDefault="339AD270" w:rsidP="5B55AFD0">
      <w:pPr>
        <w:pStyle w:val="ListParagraph"/>
        <w:spacing w:after="80" w:line="276" w:lineRule="auto"/>
        <w:rPr>
          <w:rFonts w:eastAsiaTheme="minorEastAsia"/>
          <w:color w:val="4472C4" w:themeColor="accent1"/>
          <w:lang w:val="en-HK"/>
        </w:rPr>
      </w:pPr>
      <w:r w:rsidRPr="6F524591">
        <w:rPr>
          <w:rFonts w:eastAsiaTheme="minorEastAsia"/>
          <w:color w:val="4472C4" w:themeColor="accent1"/>
          <w:lang w:val="en-HK"/>
        </w:rPr>
        <w:t xml:space="preserve">- </w:t>
      </w:r>
      <w:r w:rsidR="00B40061">
        <w:rPr>
          <w:rFonts w:eastAsiaTheme="minorEastAsia"/>
          <w:color w:val="4472C4" w:themeColor="accent1"/>
          <w:lang w:val="en-HK"/>
        </w:rPr>
        <w:t>(Updated on</w:t>
      </w:r>
      <w:r w:rsidR="009D57A2">
        <w:rPr>
          <w:rFonts w:eastAsiaTheme="minorEastAsia"/>
          <w:color w:val="4472C4" w:themeColor="accent1"/>
          <w:lang w:val="en-HK"/>
        </w:rPr>
        <w:t xml:space="preserve"> 26 </w:t>
      </w:r>
      <w:proofErr w:type="gramStart"/>
      <w:r w:rsidR="009D57A2">
        <w:rPr>
          <w:rFonts w:eastAsiaTheme="minorEastAsia"/>
          <w:color w:val="4472C4" w:themeColor="accent1"/>
          <w:lang w:val="en-HK"/>
        </w:rPr>
        <w:t>Ju</w:t>
      </w:r>
      <w:r w:rsidR="00265B33">
        <w:rPr>
          <w:rFonts w:eastAsiaTheme="minorEastAsia"/>
          <w:color w:val="4472C4" w:themeColor="accent1"/>
          <w:lang w:val="en-HK"/>
        </w:rPr>
        <w:t>ly</w:t>
      </w:r>
      <w:r w:rsidR="009D57A2">
        <w:rPr>
          <w:rFonts w:eastAsiaTheme="minorEastAsia"/>
          <w:color w:val="4472C4" w:themeColor="accent1"/>
          <w:lang w:val="en-HK"/>
        </w:rPr>
        <w:t>,</w:t>
      </w:r>
      <w:proofErr w:type="gramEnd"/>
      <w:r w:rsidR="009D57A2">
        <w:rPr>
          <w:rFonts w:eastAsiaTheme="minorEastAsia"/>
          <w:color w:val="4472C4" w:themeColor="accent1"/>
          <w:lang w:val="en-HK"/>
        </w:rPr>
        <w:t xml:space="preserve"> 2024) </w:t>
      </w:r>
      <w:r w:rsidRPr="6F524591">
        <w:rPr>
          <w:rFonts w:eastAsiaTheme="minorEastAsia"/>
          <w:color w:val="4472C4" w:themeColor="accent1"/>
          <w:lang w:val="en-HK"/>
        </w:rPr>
        <w:t xml:space="preserve">None: equal to physical (if product sync from club </w:t>
      </w:r>
      <w:r w:rsidR="33E9C151" w:rsidRPr="6F524591">
        <w:rPr>
          <w:rFonts w:eastAsiaTheme="minorEastAsia"/>
          <w:color w:val="4472C4" w:themeColor="accent1"/>
          <w:lang w:val="en-HK"/>
        </w:rPr>
        <w:t>cannot map with SFCC</w:t>
      </w:r>
      <w:r w:rsidR="55DC732E" w:rsidRPr="6F524591">
        <w:rPr>
          <w:rFonts w:eastAsiaTheme="minorEastAsia"/>
          <w:color w:val="4472C4" w:themeColor="accent1"/>
          <w:lang w:val="en-HK"/>
        </w:rPr>
        <w:t xml:space="preserve"> product type</w:t>
      </w:r>
      <w:r w:rsidR="74D3A89C" w:rsidRPr="6F524591">
        <w:rPr>
          <w:rFonts w:eastAsiaTheme="minorEastAsia"/>
          <w:color w:val="4472C4" w:themeColor="accent1"/>
          <w:lang w:val="en-HK"/>
        </w:rPr>
        <w:t>, sync job should set it to “none”)</w:t>
      </w:r>
    </w:p>
    <w:p w14:paraId="3731171E" w14:textId="76FAD8C8" w:rsidR="04892A1B" w:rsidRPr="00530464" w:rsidRDefault="1AA5309B" w:rsidP="004B17EA">
      <w:pPr>
        <w:pStyle w:val="ListParagraph"/>
        <w:numPr>
          <w:ilvl w:val="0"/>
          <w:numId w:val="14"/>
        </w:numPr>
        <w:spacing w:after="80" w:line="276" w:lineRule="auto"/>
        <w:rPr>
          <w:rFonts w:eastAsiaTheme="minorEastAsia"/>
          <w:color w:val="4472C4" w:themeColor="accent1"/>
          <w:lang w:val="en-HK"/>
        </w:rPr>
      </w:pPr>
      <w:r w:rsidRPr="1EF831FC">
        <w:rPr>
          <w:rFonts w:ascii="Calibri" w:eastAsia="Calibri" w:hAnsi="Calibri" w:cs="Calibri"/>
          <w:lang w:val="en-HK"/>
        </w:rPr>
        <w:t>System defines</w:t>
      </w:r>
      <w:r w:rsidR="666C72AB" w:rsidRPr="1EF831FC">
        <w:rPr>
          <w:rFonts w:ascii="Calibri" w:eastAsia="Calibri" w:hAnsi="Calibri" w:cs="Calibri"/>
          <w:lang w:val="en-HK"/>
        </w:rPr>
        <w:t xml:space="preserve"> the </w:t>
      </w:r>
      <w:r w:rsidRPr="1EF831FC">
        <w:rPr>
          <w:rFonts w:ascii="Calibri" w:eastAsia="Calibri" w:hAnsi="Calibri" w:cs="Calibri"/>
          <w:b/>
          <w:lang w:val="en-HK"/>
        </w:rPr>
        <w:t>P</w:t>
      </w:r>
      <w:r w:rsidR="666C72AB" w:rsidRPr="1EF831FC">
        <w:rPr>
          <w:rFonts w:ascii="Calibri" w:eastAsia="Calibri" w:hAnsi="Calibri" w:cs="Calibri"/>
          <w:b/>
          <w:lang w:val="en-HK"/>
        </w:rPr>
        <w:t xml:space="preserve">roduct </w:t>
      </w:r>
      <w:r w:rsidRPr="1EF831FC">
        <w:rPr>
          <w:rFonts w:ascii="Calibri" w:eastAsia="Calibri" w:hAnsi="Calibri" w:cs="Calibri"/>
          <w:b/>
          <w:lang w:val="en-HK"/>
        </w:rPr>
        <w:t>T</w:t>
      </w:r>
      <w:r w:rsidR="666C72AB" w:rsidRPr="1EF831FC">
        <w:rPr>
          <w:rFonts w:ascii="Calibri" w:eastAsia="Calibri" w:hAnsi="Calibri" w:cs="Calibri"/>
          <w:b/>
          <w:lang w:val="en-HK"/>
        </w:rPr>
        <w:t>ype</w:t>
      </w:r>
      <w:r w:rsidR="666C72AB" w:rsidRPr="1EF831FC">
        <w:rPr>
          <w:rFonts w:ascii="Calibri" w:eastAsia="Calibri" w:hAnsi="Calibri" w:cs="Calibri"/>
          <w:lang w:val="en-HK"/>
        </w:rPr>
        <w:t xml:space="preserve"> = </w:t>
      </w:r>
      <w:r w:rsidR="666C72AB" w:rsidRPr="1EF831FC">
        <w:rPr>
          <w:rFonts w:ascii="Calibri" w:eastAsia="Calibri" w:hAnsi="Calibri" w:cs="Calibri"/>
          <w:b/>
          <w:lang w:val="en-HK"/>
        </w:rPr>
        <w:t>Virtual</w:t>
      </w:r>
      <w:r w:rsidR="24381346" w:rsidRPr="1EF831FC">
        <w:rPr>
          <w:rFonts w:ascii="Calibri" w:eastAsia="Calibri" w:hAnsi="Calibri" w:cs="Calibri"/>
          <w:lang w:val="en-HK"/>
        </w:rPr>
        <w:t xml:space="preserve"> (“</w:t>
      </w:r>
      <w:proofErr w:type="spellStart"/>
      <w:r w:rsidR="24381346" w:rsidRPr="004054F5">
        <w:rPr>
          <w:rFonts w:ascii="Calibri" w:eastAsia="Calibri" w:hAnsi="Calibri" w:cs="Calibri"/>
          <w:b/>
          <w:bCs/>
          <w:lang w:val="en-HK"/>
        </w:rPr>
        <w:t>type_</w:t>
      </w:r>
      <w:proofErr w:type="gramStart"/>
      <w:r w:rsidR="24381346" w:rsidRPr="004054F5">
        <w:rPr>
          <w:rFonts w:ascii="Calibri" w:eastAsia="Calibri" w:hAnsi="Calibri" w:cs="Calibri"/>
          <w:b/>
          <w:bCs/>
          <w:lang w:val="en-HK"/>
        </w:rPr>
        <w:t>id</w:t>
      </w:r>
      <w:proofErr w:type="spellEnd"/>
      <w:r w:rsidR="24381346" w:rsidRPr="1EF831FC">
        <w:rPr>
          <w:rFonts w:ascii="Calibri" w:eastAsia="Calibri" w:hAnsi="Calibri" w:cs="Calibri"/>
          <w:lang w:val="en-HK"/>
        </w:rPr>
        <w:t>”=</w:t>
      </w:r>
      <w:proofErr w:type="gramEnd"/>
      <w:r w:rsidR="24381346" w:rsidRPr="1EF831FC">
        <w:rPr>
          <w:rFonts w:ascii="Calibri" w:eastAsia="Calibri" w:hAnsi="Calibri" w:cs="Calibri"/>
          <w:lang w:val="en-HK"/>
        </w:rPr>
        <w:t>”virtual”)</w:t>
      </w:r>
      <w:r w:rsidR="005900B2">
        <w:rPr>
          <w:rFonts w:ascii="Calibri" w:eastAsia="Calibri" w:hAnsi="Calibri" w:cs="Calibri"/>
          <w:lang w:val="en-HK"/>
        </w:rPr>
        <w:t xml:space="preserve"> </w:t>
      </w:r>
      <w:r w:rsidR="005900B2" w:rsidRPr="00530464">
        <w:rPr>
          <w:rFonts w:eastAsiaTheme="minorEastAsia"/>
          <w:color w:val="4472C4" w:themeColor="accent1"/>
          <w:lang w:val="en-HK"/>
        </w:rPr>
        <w:t>through Club</w:t>
      </w:r>
      <w:r w:rsidR="00684BC6" w:rsidRPr="00530464">
        <w:rPr>
          <w:rFonts w:eastAsiaTheme="minorEastAsia"/>
          <w:color w:val="4472C4" w:themeColor="accent1"/>
          <w:lang w:val="en-HK"/>
        </w:rPr>
        <w:t xml:space="preserve"> product sync API</w:t>
      </w:r>
      <w:r w:rsidR="04892A1B" w:rsidRPr="00530464">
        <w:rPr>
          <w:rFonts w:eastAsiaTheme="minorEastAsia"/>
          <w:color w:val="4472C4" w:themeColor="accent1"/>
          <w:lang w:val="en-HK"/>
        </w:rPr>
        <w:t xml:space="preserve"> </w:t>
      </w:r>
      <w:r w:rsidR="00684DF6" w:rsidRPr="000C2486">
        <w:rPr>
          <w:rFonts w:eastAsiaTheme="minorEastAsia"/>
          <w:strike/>
          <w:color w:val="4472C4" w:themeColor="accent1"/>
          <w:lang w:val="en-HK"/>
        </w:rPr>
        <w:t xml:space="preserve">and </w:t>
      </w:r>
      <w:r w:rsidR="04892A1B" w:rsidRPr="000C2486">
        <w:rPr>
          <w:rFonts w:eastAsiaTheme="minorEastAsia"/>
          <w:strike/>
          <w:color w:val="4472C4" w:themeColor="accent1"/>
          <w:lang w:val="en-HK"/>
        </w:rPr>
        <w:t>Product Type = Physical for non</w:t>
      </w:r>
      <w:r w:rsidR="78A7BF17" w:rsidRPr="000C2486">
        <w:rPr>
          <w:rFonts w:eastAsiaTheme="minorEastAsia"/>
          <w:strike/>
          <w:color w:val="4472C4" w:themeColor="accent1"/>
          <w:lang w:val="en-HK"/>
        </w:rPr>
        <w:t>-</w:t>
      </w:r>
      <w:r w:rsidR="04892A1B" w:rsidRPr="000C2486">
        <w:rPr>
          <w:rFonts w:eastAsiaTheme="minorEastAsia"/>
          <w:strike/>
          <w:color w:val="4472C4" w:themeColor="accent1"/>
          <w:lang w:val="en-HK"/>
        </w:rPr>
        <w:t>virtual product</w:t>
      </w:r>
      <w:r w:rsidR="00F81E67" w:rsidRPr="00530464">
        <w:rPr>
          <w:rFonts w:eastAsiaTheme="minorEastAsia"/>
          <w:color w:val="4472C4" w:themeColor="accent1"/>
          <w:lang w:val="en-HK"/>
        </w:rPr>
        <w:t xml:space="preserve"> (Updated on 29 July, 2024)</w:t>
      </w:r>
    </w:p>
    <w:p w14:paraId="239A182D" w14:textId="2C600399" w:rsidR="0085271C" w:rsidRPr="00530464" w:rsidRDefault="0085271C" w:rsidP="004B17EA">
      <w:pPr>
        <w:pStyle w:val="ListParagraph"/>
        <w:numPr>
          <w:ilvl w:val="0"/>
          <w:numId w:val="14"/>
        </w:numPr>
        <w:spacing w:after="80" w:line="276" w:lineRule="auto"/>
        <w:rPr>
          <w:rFonts w:eastAsiaTheme="minorEastAsia"/>
          <w:color w:val="4472C4" w:themeColor="accent1"/>
          <w:lang w:val="en-HK"/>
        </w:rPr>
      </w:pPr>
      <w:r w:rsidRPr="00530464">
        <w:rPr>
          <w:rFonts w:eastAsiaTheme="minorEastAsia"/>
          <w:color w:val="4472C4" w:themeColor="accent1"/>
          <w:lang w:val="en-HK"/>
        </w:rPr>
        <w:t xml:space="preserve">System defines the Product Type = None </w:t>
      </w:r>
      <w:r w:rsidR="00E66E4E" w:rsidRPr="00530464">
        <w:rPr>
          <w:rFonts w:eastAsiaTheme="minorEastAsia"/>
          <w:color w:val="4472C4" w:themeColor="accent1"/>
          <w:lang w:val="en-HK"/>
        </w:rPr>
        <w:t xml:space="preserve">for </w:t>
      </w:r>
      <w:r w:rsidR="00345E79" w:rsidRPr="00530464">
        <w:rPr>
          <w:rFonts w:eastAsiaTheme="minorEastAsia"/>
          <w:color w:val="4472C4" w:themeColor="accent1"/>
          <w:lang w:val="en-HK"/>
        </w:rPr>
        <w:t xml:space="preserve">other </w:t>
      </w:r>
      <w:r w:rsidR="007E77E9" w:rsidRPr="00530464">
        <w:rPr>
          <w:rFonts w:eastAsiaTheme="minorEastAsia"/>
          <w:color w:val="4472C4" w:themeColor="accent1"/>
          <w:lang w:val="en-HK"/>
        </w:rPr>
        <w:t>undefine</w:t>
      </w:r>
      <w:r w:rsidR="00554697" w:rsidRPr="00530464">
        <w:rPr>
          <w:rFonts w:eastAsiaTheme="minorEastAsia"/>
          <w:color w:val="4472C4" w:themeColor="accent1"/>
          <w:lang w:val="en-HK"/>
        </w:rPr>
        <w:t xml:space="preserve">d </w:t>
      </w:r>
      <w:proofErr w:type="spellStart"/>
      <w:r w:rsidR="00554697" w:rsidRPr="00530464">
        <w:rPr>
          <w:rFonts w:eastAsiaTheme="minorEastAsia"/>
          <w:color w:val="4472C4" w:themeColor="accent1"/>
          <w:lang w:val="en-HK"/>
        </w:rPr>
        <w:t>type_id</w:t>
      </w:r>
      <w:proofErr w:type="spellEnd"/>
      <w:r w:rsidR="00345E79" w:rsidRPr="00530464">
        <w:rPr>
          <w:rFonts w:eastAsiaTheme="minorEastAsia"/>
          <w:color w:val="4472C4" w:themeColor="accent1"/>
          <w:lang w:val="en-HK"/>
        </w:rPr>
        <w:t xml:space="preserve"> </w:t>
      </w:r>
      <w:r w:rsidRPr="00530464">
        <w:rPr>
          <w:rFonts w:eastAsiaTheme="minorEastAsia"/>
          <w:color w:val="4472C4" w:themeColor="accent1"/>
          <w:lang w:val="en-HK"/>
        </w:rPr>
        <w:t>through Club product sync AP</w:t>
      </w:r>
      <w:r w:rsidR="006F7DE5">
        <w:rPr>
          <w:rFonts w:eastAsiaTheme="minorEastAsia" w:hint="eastAsia"/>
          <w:color w:val="4472C4" w:themeColor="accent1"/>
          <w:lang w:val="en-HK" w:eastAsia="zh-TW"/>
        </w:rPr>
        <w:t>I, including simple/</w:t>
      </w:r>
      <w:r w:rsidR="006F7DE5">
        <w:rPr>
          <w:rFonts w:eastAsiaTheme="minorEastAsia"/>
          <w:color w:val="4472C4" w:themeColor="accent1"/>
          <w:lang w:val="en-HK" w:eastAsia="zh-TW"/>
        </w:rPr>
        <w:t>configurable</w:t>
      </w:r>
      <w:r w:rsidR="00530464" w:rsidRPr="00530464">
        <w:rPr>
          <w:rFonts w:eastAsiaTheme="minorEastAsia"/>
          <w:color w:val="4472C4" w:themeColor="accent1"/>
          <w:lang w:val="en-HK"/>
        </w:rPr>
        <w:t xml:space="preserve"> (Updated on 29 </w:t>
      </w:r>
      <w:proofErr w:type="gramStart"/>
      <w:r w:rsidR="00530464" w:rsidRPr="00530464">
        <w:rPr>
          <w:rFonts w:eastAsiaTheme="minorEastAsia"/>
          <w:color w:val="4472C4" w:themeColor="accent1"/>
          <w:lang w:val="en-HK"/>
        </w:rPr>
        <w:t>July,</w:t>
      </w:r>
      <w:proofErr w:type="gramEnd"/>
      <w:r w:rsidR="00530464" w:rsidRPr="00530464">
        <w:rPr>
          <w:rFonts w:eastAsiaTheme="minorEastAsia"/>
          <w:color w:val="4472C4" w:themeColor="accent1"/>
          <w:lang w:val="en-HK"/>
        </w:rPr>
        <w:t xml:space="preserve"> 2024)</w:t>
      </w:r>
    </w:p>
    <w:p w14:paraId="39DF2EF5" w14:textId="14D9B7CF" w:rsidR="51BE76E5" w:rsidRPr="004B71F5" w:rsidRDefault="51BE76E5" w:rsidP="004B17EA">
      <w:pPr>
        <w:pStyle w:val="ListParagraph"/>
        <w:numPr>
          <w:ilvl w:val="0"/>
          <w:numId w:val="14"/>
        </w:numPr>
        <w:spacing w:after="80" w:line="276" w:lineRule="auto"/>
        <w:rPr>
          <w:rFonts w:ascii="Calibri" w:eastAsiaTheme="minorEastAsia" w:hAnsi="Calibri" w:cs="Calibri"/>
          <w:color w:val="FF0000"/>
          <w:lang w:val="en-HK" w:eastAsia="zh-TW"/>
        </w:rPr>
      </w:pPr>
      <w:r w:rsidRPr="6645CDB9">
        <w:rPr>
          <w:rFonts w:ascii="Calibri" w:eastAsia="Calibri" w:hAnsi="Calibri" w:cs="Calibri"/>
          <w:lang w:val="en-HK"/>
        </w:rPr>
        <w:t xml:space="preserve">User requires to </w:t>
      </w:r>
      <w:r w:rsidR="78A8D72D" w:rsidRPr="6645CDB9">
        <w:rPr>
          <w:rFonts w:ascii="Calibri" w:eastAsia="Calibri" w:hAnsi="Calibri" w:cs="Calibri"/>
          <w:lang w:val="en-HK"/>
        </w:rPr>
        <w:t>updat</w:t>
      </w:r>
      <w:r w:rsidRPr="6645CDB9">
        <w:rPr>
          <w:rFonts w:ascii="Calibri" w:eastAsia="Calibri" w:hAnsi="Calibri" w:cs="Calibri"/>
          <w:lang w:val="en-HK"/>
        </w:rPr>
        <w:t xml:space="preserve">e </w:t>
      </w:r>
      <w:r w:rsidRPr="6645CDB9">
        <w:rPr>
          <w:rFonts w:ascii="Calibri" w:eastAsia="Calibri" w:hAnsi="Calibri" w:cs="Calibri"/>
          <w:b/>
          <w:bCs/>
          <w:lang w:val="en-HK"/>
        </w:rPr>
        <w:t>Product Type</w:t>
      </w:r>
      <w:r w:rsidRPr="6645CDB9">
        <w:rPr>
          <w:rFonts w:ascii="Calibri" w:eastAsia="Calibri" w:hAnsi="Calibri" w:cs="Calibri"/>
          <w:lang w:val="en-HK"/>
        </w:rPr>
        <w:t xml:space="preserve"> </w:t>
      </w:r>
      <w:r w:rsidR="0BDB6D3A" w:rsidRPr="6645CDB9">
        <w:rPr>
          <w:rFonts w:ascii="Calibri" w:eastAsia="Calibri" w:hAnsi="Calibri" w:cs="Calibri"/>
          <w:lang w:val="en-HK"/>
        </w:rPr>
        <w:t xml:space="preserve">from </w:t>
      </w:r>
      <w:r w:rsidR="0BDB6D3A" w:rsidRPr="6645CDB9">
        <w:rPr>
          <w:rFonts w:ascii="Calibri" w:eastAsia="Calibri" w:hAnsi="Calibri" w:cs="Calibri"/>
          <w:b/>
          <w:bCs/>
          <w:lang w:val="en-HK"/>
        </w:rPr>
        <w:t>Virtual</w:t>
      </w:r>
      <w:r w:rsidR="0BDB6D3A" w:rsidRPr="6645CDB9">
        <w:rPr>
          <w:rFonts w:ascii="Calibri" w:eastAsia="Calibri" w:hAnsi="Calibri" w:cs="Calibri"/>
          <w:lang w:val="en-HK"/>
        </w:rPr>
        <w:t xml:space="preserve"> to</w:t>
      </w:r>
      <w:r w:rsidRPr="6645CDB9">
        <w:rPr>
          <w:rFonts w:ascii="Calibri" w:eastAsia="Calibri" w:hAnsi="Calibri" w:cs="Calibri"/>
          <w:lang w:val="en-HK"/>
        </w:rPr>
        <w:t xml:space="preserve"> </w:t>
      </w:r>
      <w:r w:rsidR="73798F28" w:rsidRPr="6645CDB9">
        <w:rPr>
          <w:rFonts w:ascii="Calibri" w:eastAsia="Calibri" w:hAnsi="Calibri" w:cs="Calibri"/>
          <w:b/>
          <w:bCs/>
          <w:lang w:val="en-HK"/>
        </w:rPr>
        <w:t xml:space="preserve">Special </w:t>
      </w:r>
      <w:r w:rsidRPr="6645CDB9">
        <w:rPr>
          <w:rFonts w:ascii="Calibri" w:eastAsia="Calibri" w:hAnsi="Calibri" w:cs="Calibri"/>
          <w:lang w:val="en-HK"/>
        </w:rPr>
        <w:t>for</w:t>
      </w:r>
      <w:r w:rsidRPr="6645CDB9">
        <w:rPr>
          <w:rFonts w:eastAsia="Calibri"/>
          <w:lang w:val="en-HK"/>
        </w:rPr>
        <w:t xml:space="preserve"> </w:t>
      </w:r>
      <w:r w:rsidR="4A56DABA" w:rsidRPr="6645CDB9">
        <w:rPr>
          <w:rFonts w:eastAsia="Calibri"/>
          <w:lang w:val="en-HK"/>
        </w:rPr>
        <w:t>De</w:t>
      </w:r>
      <w:r w:rsidR="00F1684E" w:rsidRPr="6645CDB9">
        <w:rPr>
          <w:rFonts w:eastAsia="Calibri"/>
          <w:lang w:val="en-HK"/>
        </w:rPr>
        <w:t xml:space="preserve">livery </w:t>
      </w:r>
      <w:r w:rsidR="4DA04F63" w:rsidRPr="6645CDB9">
        <w:rPr>
          <w:rFonts w:eastAsia="Calibri"/>
          <w:lang w:val="en-HK"/>
        </w:rPr>
        <w:t>by Appointment</w:t>
      </w:r>
      <w:r w:rsidR="4DA04F63" w:rsidRPr="6645CDB9">
        <w:rPr>
          <w:rFonts w:ascii="Calibri" w:eastAsia="Calibri" w:hAnsi="Calibri" w:cs="Calibri"/>
          <w:color w:val="FF0000"/>
          <w:lang w:val="en-HK"/>
        </w:rPr>
        <w:t xml:space="preserve"> </w:t>
      </w:r>
      <w:r w:rsidR="00F1684E" w:rsidRPr="6645CDB9">
        <w:rPr>
          <w:rFonts w:ascii="Calibri" w:eastAsia="Calibri" w:hAnsi="Calibri" w:cs="Calibri"/>
          <w:lang w:val="en-HK"/>
        </w:rPr>
        <w:t xml:space="preserve">or </w:t>
      </w:r>
      <w:r w:rsidR="6D496023" w:rsidRPr="6645CDB9">
        <w:rPr>
          <w:rFonts w:ascii="Calibri" w:eastAsia="Calibri" w:hAnsi="Calibri" w:cs="Calibri"/>
          <w:lang w:val="en-HK"/>
        </w:rPr>
        <w:t>M</w:t>
      </w:r>
      <w:r w:rsidR="1EB53AFB" w:rsidRPr="6645CDB9">
        <w:rPr>
          <w:rFonts w:ascii="Calibri" w:eastAsia="Calibri" w:hAnsi="Calibri" w:cs="Calibri"/>
          <w:lang w:val="en-HK"/>
        </w:rPr>
        <w:t xml:space="preserve">erchant </w:t>
      </w:r>
      <w:r w:rsidR="2F279DA7" w:rsidRPr="6645CDB9">
        <w:rPr>
          <w:rFonts w:ascii="Calibri" w:eastAsia="Calibri" w:hAnsi="Calibri" w:cs="Calibri"/>
          <w:lang w:val="en-HK"/>
        </w:rPr>
        <w:t>D</w:t>
      </w:r>
      <w:r w:rsidR="1EB53AFB" w:rsidRPr="6645CDB9">
        <w:rPr>
          <w:rFonts w:ascii="Calibri" w:eastAsia="Calibri" w:hAnsi="Calibri" w:cs="Calibri"/>
          <w:lang w:val="en-HK"/>
        </w:rPr>
        <w:t>elivery</w:t>
      </w:r>
      <w:r w:rsidR="3C517FE0" w:rsidRPr="6645CDB9">
        <w:rPr>
          <w:rFonts w:ascii="Calibri" w:eastAsia="Calibri" w:hAnsi="Calibri" w:cs="Calibri"/>
          <w:lang w:val="en-HK"/>
        </w:rPr>
        <w:t xml:space="preserve"> products</w:t>
      </w:r>
    </w:p>
    <w:p w14:paraId="723A4851" w14:textId="5ECED2CF" w:rsidR="004B71F5" w:rsidRPr="004B71F5" w:rsidRDefault="004B71F5" w:rsidP="004B17EA">
      <w:pPr>
        <w:pStyle w:val="ListParagraph"/>
        <w:numPr>
          <w:ilvl w:val="0"/>
          <w:numId w:val="14"/>
        </w:numPr>
        <w:spacing w:after="80" w:line="276" w:lineRule="auto"/>
        <w:rPr>
          <w:rFonts w:eastAsiaTheme="minorEastAsia"/>
          <w:color w:val="4472C4" w:themeColor="accent1"/>
          <w:lang w:val="en-HK"/>
        </w:rPr>
      </w:pPr>
      <w:r w:rsidRPr="004B71F5">
        <w:rPr>
          <w:rFonts w:eastAsiaTheme="minorEastAsia"/>
          <w:color w:val="4472C4" w:themeColor="accent1"/>
          <w:lang w:val="en-HK"/>
        </w:rPr>
        <w:t xml:space="preserve">User </w:t>
      </w:r>
      <w:r>
        <w:rPr>
          <w:rFonts w:eastAsiaTheme="minorEastAsia"/>
          <w:color w:val="4472C4" w:themeColor="accent1"/>
          <w:lang w:val="en-HK"/>
        </w:rPr>
        <w:t>can</w:t>
      </w:r>
      <w:r w:rsidRPr="004B71F5">
        <w:rPr>
          <w:rFonts w:eastAsiaTheme="minorEastAsia"/>
          <w:color w:val="4472C4" w:themeColor="accent1"/>
          <w:lang w:val="en-HK"/>
        </w:rPr>
        <w:t xml:space="preserve"> update Product Type from </w:t>
      </w:r>
      <w:r>
        <w:rPr>
          <w:rFonts w:eastAsiaTheme="minorEastAsia"/>
          <w:color w:val="4472C4" w:themeColor="accent1"/>
          <w:lang w:val="en-HK"/>
        </w:rPr>
        <w:t>None</w:t>
      </w:r>
      <w:r w:rsidRPr="004B71F5">
        <w:rPr>
          <w:rFonts w:eastAsiaTheme="minorEastAsia"/>
          <w:color w:val="4472C4" w:themeColor="accent1"/>
          <w:lang w:val="en-HK"/>
        </w:rPr>
        <w:t xml:space="preserve"> to </w:t>
      </w:r>
      <w:r>
        <w:rPr>
          <w:rFonts w:eastAsiaTheme="minorEastAsia"/>
          <w:color w:val="4472C4" w:themeColor="accent1"/>
          <w:lang w:val="en-HK"/>
        </w:rPr>
        <w:t>Physical product</w:t>
      </w:r>
      <w:r w:rsidR="00D35EA3">
        <w:rPr>
          <w:rFonts w:eastAsiaTheme="minorEastAsia"/>
          <w:color w:val="4472C4" w:themeColor="accent1"/>
          <w:lang w:val="en-HK"/>
        </w:rPr>
        <w:t>, both</w:t>
      </w:r>
      <w:r w:rsidR="000848F4">
        <w:rPr>
          <w:rFonts w:eastAsiaTheme="minorEastAsia"/>
          <w:color w:val="4472C4" w:themeColor="accent1"/>
          <w:lang w:val="en-HK"/>
        </w:rPr>
        <w:t xml:space="preserve"> product types are required</w:t>
      </w:r>
      <w:r w:rsidR="00F71FCA">
        <w:rPr>
          <w:rFonts w:eastAsiaTheme="minorEastAsia"/>
          <w:color w:val="4472C4" w:themeColor="accent1"/>
          <w:lang w:val="en-HK"/>
        </w:rPr>
        <w:t xml:space="preserve"> to be retrieved dimension</w:t>
      </w:r>
      <w:r w:rsidR="004270D7">
        <w:rPr>
          <w:rFonts w:eastAsiaTheme="minorEastAsia"/>
          <w:color w:val="4472C4" w:themeColor="accent1"/>
          <w:lang w:val="en-HK"/>
        </w:rPr>
        <w:t xml:space="preserve"> in O2O delivery method </w:t>
      </w:r>
      <w:r w:rsidR="000C2486">
        <w:rPr>
          <w:rFonts w:eastAsiaTheme="minorEastAsia"/>
          <w:color w:val="4472C4" w:themeColor="accent1"/>
          <w:lang w:val="en-HK"/>
        </w:rPr>
        <w:t xml:space="preserve">under Checkout process </w:t>
      </w:r>
      <w:r w:rsidR="004270D7" w:rsidRPr="00530464">
        <w:rPr>
          <w:rFonts w:eastAsiaTheme="minorEastAsia"/>
          <w:color w:val="4472C4" w:themeColor="accent1"/>
          <w:lang w:val="en-HK"/>
        </w:rPr>
        <w:t xml:space="preserve">(Updated on 29 </w:t>
      </w:r>
      <w:proofErr w:type="gramStart"/>
      <w:r w:rsidR="004270D7" w:rsidRPr="00530464">
        <w:rPr>
          <w:rFonts w:eastAsiaTheme="minorEastAsia"/>
          <w:color w:val="4472C4" w:themeColor="accent1"/>
          <w:lang w:val="en-HK"/>
        </w:rPr>
        <w:t>July,</w:t>
      </w:r>
      <w:proofErr w:type="gramEnd"/>
      <w:r w:rsidR="004270D7" w:rsidRPr="00530464">
        <w:rPr>
          <w:rFonts w:eastAsiaTheme="minorEastAsia"/>
          <w:color w:val="4472C4" w:themeColor="accent1"/>
          <w:lang w:val="en-HK"/>
        </w:rPr>
        <w:t xml:space="preserve"> 2024)</w:t>
      </w:r>
    </w:p>
    <w:p w14:paraId="1ABB5E6D" w14:textId="496B83EC" w:rsidR="009F2DDC" w:rsidRPr="00051401" w:rsidRDefault="1AA5309B" w:rsidP="004B17EA">
      <w:pPr>
        <w:pStyle w:val="ListParagraph"/>
        <w:numPr>
          <w:ilvl w:val="0"/>
          <w:numId w:val="14"/>
        </w:numPr>
        <w:spacing w:after="80" w:line="276" w:lineRule="auto"/>
        <w:rPr>
          <w:b/>
          <w:bCs/>
          <w:lang w:val="en-HK"/>
        </w:rPr>
      </w:pPr>
      <w:commentRangeStart w:id="0"/>
      <w:r w:rsidRPr="13A0E1D3">
        <w:rPr>
          <w:rFonts w:ascii="Calibri" w:eastAsia="Calibri" w:hAnsi="Calibri" w:cs="Calibri"/>
          <w:lang w:val="en-HK"/>
        </w:rPr>
        <w:t>User</w:t>
      </w:r>
      <w:r>
        <w:t xml:space="preserve"> configur</w:t>
      </w:r>
      <w:r w:rsidR="6EF73D44">
        <w:t>es</w:t>
      </w:r>
      <w:r>
        <w:t xml:space="preserve"> </w:t>
      </w:r>
      <w:commentRangeStart w:id="1"/>
      <w:r w:rsidRPr="13A0E1D3">
        <w:rPr>
          <w:b/>
          <w:bCs/>
        </w:rPr>
        <w:t>Product Type</w:t>
      </w:r>
      <w:commentRangeEnd w:id="1"/>
      <w:r>
        <w:rPr>
          <w:rStyle w:val="CommentReference"/>
        </w:rPr>
        <w:commentReference w:id="1"/>
      </w:r>
      <w:r w:rsidR="2F77204C" w:rsidRPr="13A0E1D3">
        <w:rPr>
          <w:b/>
          <w:bCs/>
        </w:rPr>
        <w:t>:</w:t>
      </w:r>
      <w:commentRangeEnd w:id="0"/>
      <w:r>
        <w:rPr>
          <w:rStyle w:val="CommentReference"/>
        </w:rPr>
        <w:commentReference w:id="0"/>
      </w:r>
    </w:p>
    <w:p w14:paraId="3B65D330" w14:textId="4A7F60C3" w:rsidR="37679ADD" w:rsidRPr="00051401" w:rsidRDefault="37679ADD" w:rsidP="004B17EA">
      <w:pPr>
        <w:pStyle w:val="ListParagraph"/>
        <w:numPr>
          <w:ilvl w:val="1"/>
          <w:numId w:val="14"/>
        </w:numPr>
        <w:spacing w:after="80" w:line="276" w:lineRule="auto"/>
        <w:rPr>
          <w:rFonts w:ascii="Calibri" w:eastAsia="Calibri" w:hAnsi="Calibri" w:cs="Calibri"/>
          <w:b/>
          <w:bCs/>
          <w:lang w:val="en-HK"/>
        </w:rPr>
      </w:pPr>
      <w:r w:rsidRPr="13A0E1D3">
        <w:rPr>
          <w:b/>
          <w:bCs/>
        </w:rPr>
        <w:t>Product Type=Virtua</w:t>
      </w:r>
      <w:r w:rsidR="08AEA2F2" w:rsidRPr="13A0E1D3">
        <w:rPr>
          <w:b/>
          <w:bCs/>
        </w:rPr>
        <w:t>l</w:t>
      </w:r>
    </w:p>
    <w:p w14:paraId="1B0A9A11" w14:textId="2F338031" w:rsidR="37679ADD" w:rsidRPr="00051401" w:rsidRDefault="37679ADD" w:rsidP="004B17EA">
      <w:pPr>
        <w:pStyle w:val="ListParagraph"/>
        <w:numPr>
          <w:ilvl w:val="2"/>
          <w:numId w:val="14"/>
        </w:numPr>
        <w:spacing w:after="80" w:line="276" w:lineRule="auto"/>
        <w:rPr>
          <w:lang w:val="en-HK"/>
        </w:rPr>
      </w:pPr>
      <w:r>
        <w:t xml:space="preserve">User </w:t>
      </w:r>
      <w:r w:rsidR="009E31FA">
        <w:t>select</w:t>
      </w:r>
      <w:r w:rsidR="00FF6906">
        <w:t>s</w:t>
      </w:r>
      <w:r>
        <w:t xml:space="preserve"> </w:t>
      </w:r>
      <w:r w:rsidRPr="13A0E1D3">
        <w:rPr>
          <w:b/>
          <w:bCs/>
        </w:rPr>
        <w:t xml:space="preserve">Redemption Type: </w:t>
      </w:r>
      <w:r w:rsidR="00E325C0" w:rsidRPr="1EF831FC">
        <w:rPr>
          <w:b/>
        </w:rPr>
        <w:t>Code</w:t>
      </w:r>
      <w:r w:rsidR="00E325C0" w:rsidRPr="13A0E1D3">
        <w:rPr>
          <w:b/>
          <w:bCs/>
        </w:rPr>
        <w:t>/</w:t>
      </w:r>
      <w:r w:rsidRPr="13A0E1D3">
        <w:rPr>
          <w:b/>
          <w:bCs/>
        </w:rPr>
        <w:t>QR code/ Barcode /</w:t>
      </w:r>
      <w:r w:rsidR="10D8420F" w:rsidRPr="13A0E1D3">
        <w:rPr>
          <w:b/>
          <w:bCs/>
        </w:rPr>
        <w:t>P</w:t>
      </w:r>
      <w:r w:rsidRPr="13A0E1D3">
        <w:rPr>
          <w:b/>
          <w:bCs/>
        </w:rPr>
        <w:t>romo URL</w:t>
      </w:r>
    </w:p>
    <w:p w14:paraId="4956D570" w14:textId="0BC4DFDB" w:rsidR="6298AA9A" w:rsidRPr="00051401" w:rsidRDefault="00A608D8" w:rsidP="004B17EA">
      <w:pPr>
        <w:pStyle w:val="ListParagraph"/>
        <w:numPr>
          <w:ilvl w:val="2"/>
          <w:numId w:val="14"/>
        </w:numPr>
        <w:spacing w:after="80" w:line="276" w:lineRule="auto"/>
        <w:rPr>
          <w:lang w:val="en-HK"/>
        </w:rPr>
      </w:pPr>
      <w:r>
        <w:t>R</w:t>
      </w:r>
      <w:r w:rsidR="6298AA9A">
        <w:t xml:space="preserve">edemption </w:t>
      </w:r>
      <w:r w:rsidR="000E29B6">
        <w:t>letter</w:t>
      </w:r>
      <w:r w:rsidR="00E22D6A">
        <w:t xml:space="preserve"> shows </w:t>
      </w:r>
      <w:r w:rsidR="00C70B78">
        <w:t xml:space="preserve">Redemption Type </w:t>
      </w:r>
      <w:r w:rsidR="00470A4F">
        <w:t xml:space="preserve">according to </w:t>
      </w:r>
      <w:r w:rsidR="00370B31">
        <w:t xml:space="preserve">the </w:t>
      </w:r>
      <w:r w:rsidR="002A15B1">
        <w:t xml:space="preserve">choice of </w:t>
      </w:r>
      <w:r w:rsidR="00B45362">
        <w:t>user</w:t>
      </w:r>
    </w:p>
    <w:p w14:paraId="6955CEF1" w14:textId="7C880A59" w:rsidR="00DC43F1" w:rsidRPr="003C48E4" w:rsidRDefault="009E27E6" w:rsidP="004B17EA">
      <w:pPr>
        <w:pStyle w:val="ListParagraph"/>
        <w:numPr>
          <w:ilvl w:val="2"/>
          <w:numId w:val="14"/>
        </w:numPr>
        <w:rPr>
          <w:rFonts w:ascii="Calibri" w:eastAsia="Calibri" w:hAnsi="Calibri" w:cs="Calibri"/>
          <w:color w:val="FF0000"/>
        </w:rPr>
      </w:pPr>
      <w:r w:rsidRPr="003C48E4">
        <w:rPr>
          <w:rFonts w:ascii="Calibri" w:hAnsi="Calibri" w:cs="Calibri"/>
          <w:color w:val="FF0000"/>
        </w:rPr>
        <w:t xml:space="preserve">Later phase: </w:t>
      </w:r>
      <w:r w:rsidR="00DC43F1" w:rsidRPr="003C48E4">
        <w:rPr>
          <w:rFonts w:ascii="Calibri" w:hAnsi="Calibri" w:cs="Calibri"/>
          <w:color w:val="FF0000"/>
        </w:rPr>
        <w:t>As Club only can configure 1 redeem code, user will use</w:t>
      </w:r>
      <w:commentRangeStart w:id="2"/>
      <w:commentRangeStart w:id="3"/>
      <w:commentRangeStart w:id="4"/>
      <w:r w:rsidR="00DC43F1" w:rsidRPr="003C48E4">
        <w:rPr>
          <w:rFonts w:ascii="Calibri" w:hAnsi="Calibri" w:cs="Calibri"/>
          <w:color w:val="FF0000"/>
        </w:rPr>
        <w:t xml:space="preserve"> “|” </w:t>
      </w:r>
      <w:commentRangeEnd w:id="2"/>
      <w:r w:rsidR="00DC43F1" w:rsidRPr="003C48E4">
        <w:rPr>
          <w:rStyle w:val="CommentReference"/>
          <w:color w:val="FF0000"/>
        </w:rPr>
        <w:commentReference w:id="2"/>
      </w:r>
      <w:commentRangeEnd w:id="3"/>
      <w:r w:rsidR="00DC43F1" w:rsidRPr="003C48E4">
        <w:rPr>
          <w:rStyle w:val="CommentReference"/>
          <w:color w:val="FF0000"/>
        </w:rPr>
        <w:commentReference w:id="3"/>
      </w:r>
      <w:commentRangeEnd w:id="4"/>
      <w:r w:rsidR="00663200" w:rsidRPr="003C48E4">
        <w:rPr>
          <w:rStyle w:val="CommentReference"/>
          <w:color w:val="FF0000"/>
        </w:rPr>
        <w:commentReference w:id="4"/>
      </w:r>
      <w:r w:rsidR="00DC43F1" w:rsidRPr="003C48E4">
        <w:rPr>
          <w:rFonts w:ascii="Calibri" w:hAnsi="Calibri" w:cs="Calibri"/>
          <w:color w:val="FF0000"/>
        </w:rPr>
        <w:t>to separate 2 redeem code and combine as one, SFCC should break down as 2 redeem codes for display when SFCC receives the redeem code</w:t>
      </w:r>
    </w:p>
    <w:p w14:paraId="5BFE5918" w14:textId="0C136126" w:rsidR="14DCB5B4" w:rsidRPr="00051401" w:rsidRDefault="14DCB5B4" w:rsidP="004B17EA">
      <w:pPr>
        <w:pStyle w:val="ListParagraph"/>
        <w:numPr>
          <w:ilvl w:val="2"/>
          <w:numId w:val="14"/>
        </w:numPr>
        <w:spacing w:after="80" w:line="276" w:lineRule="auto"/>
        <w:rPr>
          <w:rFonts w:ascii="Calibri" w:eastAsia="Calibri" w:hAnsi="Calibri" w:cs="Calibri"/>
          <w:lang w:val="en-HK"/>
        </w:rPr>
      </w:pPr>
      <w:r w:rsidRPr="00051401">
        <w:rPr>
          <w:rFonts w:ascii="Calibri" w:eastAsia="Calibri" w:hAnsi="Calibri" w:cs="Calibri"/>
          <w:lang w:val="en-HK"/>
        </w:rPr>
        <w:t>Add new attributes</w:t>
      </w:r>
      <w:r w:rsidR="1CDFA803" w:rsidRPr="00051401">
        <w:rPr>
          <w:rFonts w:ascii="Calibri" w:eastAsia="Calibri" w:hAnsi="Calibri" w:cs="Calibri"/>
          <w:lang w:val="en-HK"/>
        </w:rPr>
        <w:t>:</w:t>
      </w:r>
    </w:p>
    <w:p w14:paraId="74C9AEBE" w14:textId="18A3BBC5" w:rsidR="14DCB5B4" w:rsidRPr="00051401" w:rsidRDefault="14DCB5B4" w:rsidP="004B17EA">
      <w:pPr>
        <w:pStyle w:val="ListParagraph"/>
        <w:numPr>
          <w:ilvl w:val="3"/>
          <w:numId w:val="14"/>
        </w:numPr>
        <w:spacing w:after="80" w:line="276" w:lineRule="auto"/>
        <w:rPr>
          <w:rFonts w:ascii="Calibri" w:eastAsia="Calibri" w:hAnsi="Calibri" w:cs="Calibri"/>
          <w:lang w:val="en-HK"/>
        </w:rPr>
      </w:pPr>
      <w:r w:rsidRPr="13A0E1D3">
        <w:rPr>
          <w:rFonts w:ascii="Calibri" w:eastAsia="Calibri" w:hAnsi="Calibri" w:cs="Calibri"/>
          <w:lang w:val="en-HK"/>
        </w:rPr>
        <w:t>Rede</w:t>
      </w:r>
      <w:r w:rsidR="3C2FCD34" w:rsidRPr="13A0E1D3">
        <w:rPr>
          <w:rFonts w:ascii="Calibri" w:eastAsia="Calibri" w:hAnsi="Calibri" w:cs="Calibri"/>
          <w:lang w:val="en-HK"/>
        </w:rPr>
        <w:t>mption</w:t>
      </w:r>
      <w:r w:rsidRPr="13A0E1D3">
        <w:rPr>
          <w:rFonts w:ascii="Calibri" w:eastAsia="Calibri" w:hAnsi="Calibri" w:cs="Calibri"/>
          <w:lang w:val="en-HK"/>
        </w:rPr>
        <w:t xml:space="preserve"> </w:t>
      </w:r>
      <w:r w:rsidRPr="003D43E8">
        <w:rPr>
          <w:rFonts w:ascii="Calibri" w:eastAsia="Calibri" w:hAnsi="Calibri" w:cs="Calibri"/>
          <w:lang w:val="en-HK"/>
        </w:rPr>
        <w:t xml:space="preserve">Period </w:t>
      </w:r>
      <w:r w:rsidR="00412760" w:rsidRPr="1EF831FC">
        <w:rPr>
          <w:rFonts w:ascii="Calibri" w:eastAsia="Calibri" w:hAnsi="Calibri" w:cs="Calibri"/>
          <w:lang w:val="en-HK"/>
        </w:rPr>
        <w:t>(Free text input by user)</w:t>
      </w:r>
    </w:p>
    <w:p w14:paraId="69AFA957" w14:textId="59CB7A0A" w:rsidR="37679ADD" w:rsidRPr="00D7302D" w:rsidRDefault="37679ADD" w:rsidP="004B17EA">
      <w:pPr>
        <w:pStyle w:val="ListParagraph"/>
        <w:numPr>
          <w:ilvl w:val="1"/>
          <w:numId w:val="14"/>
        </w:numPr>
        <w:spacing w:after="80" w:line="276" w:lineRule="auto"/>
        <w:rPr>
          <w:b/>
          <w:bCs/>
          <w:lang w:val="en-HK"/>
        </w:rPr>
      </w:pPr>
      <w:r w:rsidRPr="6645CDB9">
        <w:rPr>
          <w:b/>
          <w:bCs/>
        </w:rPr>
        <w:t>Product Type=</w:t>
      </w:r>
      <w:r w:rsidR="33E15914" w:rsidRPr="6645CDB9">
        <w:rPr>
          <w:b/>
          <w:bCs/>
        </w:rPr>
        <w:t>Special</w:t>
      </w:r>
    </w:p>
    <w:p w14:paraId="3D72C5D2" w14:textId="2D6BAF3B" w:rsidR="798A4D2C" w:rsidRPr="00D7302D" w:rsidRDefault="798A4D2C" w:rsidP="004B17EA">
      <w:pPr>
        <w:pStyle w:val="ListParagraph"/>
        <w:numPr>
          <w:ilvl w:val="2"/>
          <w:numId w:val="14"/>
        </w:numPr>
        <w:spacing w:after="80" w:line="276" w:lineRule="auto"/>
        <w:rPr>
          <w:rFonts w:ascii="Calibri" w:eastAsia="Calibri" w:hAnsi="Calibri" w:cs="Calibri"/>
          <w:lang w:val="en-HK"/>
        </w:rPr>
      </w:pPr>
      <w:r w:rsidRPr="13A0E1D3">
        <w:rPr>
          <w:rFonts w:ascii="Calibri" w:eastAsia="Calibri" w:hAnsi="Calibri" w:cs="Calibri"/>
          <w:lang w:val="en-HK"/>
        </w:rPr>
        <w:t>Add new attributes:</w:t>
      </w:r>
    </w:p>
    <w:p w14:paraId="7B77159E" w14:textId="44CF8F8A" w:rsidR="00745671" w:rsidRPr="00BB4A3A" w:rsidRDefault="007F79C7" w:rsidP="004B17EA">
      <w:pPr>
        <w:pStyle w:val="ListParagraph"/>
        <w:numPr>
          <w:ilvl w:val="3"/>
          <w:numId w:val="14"/>
        </w:numPr>
        <w:spacing w:after="80" w:line="276" w:lineRule="auto"/>
        <w:rPr>
          <w:rFonts w:ascii="Calibri" w:eastAsia="Calibri" w:hAnsi="Calibri" w:cs="Calibri"/>
          <w:lang w:val="en-HK"/>
        </w:rPr>
      </w:pPr>
      <w:r w:rsidRPr="005B5C5B">
        <w:rPr>
          <w:rFonts w:ascii="Calibri" w:eastAsia="Calibri" w:hAnsi="Calibri" w:cs="Calibri"/>
          <w:color w:val="FF0000"/>
          <w:lang w:val="en-HK"/>
        </w:rPr>
        <w:t>Merchan</w:t>
      </w:r>
      <w:r w:rsidR="002011AE">
        <w:rPr>
          <w:rFonts w:ascii="Calibri" w:eastAsia="Calibri" w:hAnsi="Calibri" w:cs="Calibri"/>
          <w:color w:val="FF0000"/>
          <w:lang w:val="en-HK"/>
        </w:rPr>
        <w:t xml:space="preserve">t: display as </w:t>
      </w:r>
      <w:r w:rsidR="798A4D2C" w:rsidRPr="005B5C5B">
        <w:rPr>
          <w:rFonts w:ascii="Calibri" w:eastAsia="Calibri" w:hAnsi="Calibri" w:cs="Calibri"/>
          <w:color w:val="FF0000"/>
          <w:lang w:val="en-HK"/>
        </w:rPr>
        <w:t>Merchant</w:t>
      </w:r>
      <w:r w:rsidR="00B92B44" w:rsidRPr="005B5C5B">
        <w:rPr>
          <w:rFonts w:ascii="Calibri" w:eastAsia="Calibri" w:hAnsi="Calibri" w:cs="Calibri"/>
          <w:color w:val="FF0000"/>
          <w:lang w:val="en-HK"/>
        </w:rPr>
        <w:t xml:space="preserve"> id + Merchant Code</w:t>
      </w:r>
      <w:r w:rsidR="539D4C12" w:rsidRPr="005B5C5B">
        <w:rPr>
          <w:rFonts w:ascii="Calibri" w:eastAsia="Calibri" w:hAnsi="Calibri" w:cs="Calibri"/>
          <w:color w:val="FF0000"/>
          <w:lang w:val="en-HK"/>
        </w:rPr>
        <w:t xml:space="preserve"> </w:t>
      </w:r>
      <w:r w:rsidR="539D4C12" w:rsidRPr="7B4B73AC">
        <w:rPr>
          <w:rFonts w:ascii="Calibri" w:eastAsia="Calibri" w:hAnsi="Calibri" w:cs="Calibri"/>
          <w:lang w:val="en-HK"/>
        </w:rPr>
        <w:t>(</w:t>
      </w:r>
      <w:r w:rsidR="007E7AB4" w:rsidRPr="7B4B73AC">
        <w:rPr>
          <w:rFonts w:ascii="Calibri" w:eastAsia="Calibri" w:hAnsi="Calibri" w:cs="Calibri"/>
          <w:lang w:val="en-HK"/>
        </w:rPr>
        <w:t>Merchant</w:t>
      </w:r>
      <w:r w:rsidR="000024C5" w:rsidRPr="7B4B73AC">
        <w:rPr>
          <w:rFonts w:ascii="Calibri" w:eastAsia="Calibri" w:hAnsi="Calibri" w:cs="Calibri"/>
          <w:lang w:val="en-HK"/>
        </w:rPr>
        <w:t xml:space="preserve"> master</w:t>
      </w:r>
      <w:r w:rsidR="007E7AB4" w:rsidRPr="7B4B73AC">
        <w:rPr>
          <w:rFonts w:ascii="Calibri" w:eastAsia="Calibri" w:hAnsi="Calibri" w:cs="Calibri"/>
          <w:lang w:val="en-HK"/>
        </w:rPr>
        <w:t xml:space="preserve"> list is </w:t>
      </w:r>
      <w:r w:rsidR="798A4D2C" w:rsidRPr="7B4B73AC">
        <w:rPr>
          <w:rFonts w:ascii="Calibri" w:eastAsia="Calibri" w:hAnsi="Calibri" w:cs="Calibri"/>
          <w:lang w:val="en-HK"/>
        </w:rPr>
        <w:t>configurable by user</w:t>
      </w:r>
      <w:r w:rsidR="58086ACA" w:rsidRPr="7B4B73AC">
        <w:rPr>
          <w:rFonts w:ascii="Calibri" w:eastAsia="Calibri" w:hAnsi="Calibri" w:cs="Calibri"/>
          <w:lang w:val="en-HK"/>
        </w:rPr>
        <w:t>)</w:t>
      </w:r>
      <w:commentRangeStart w:id="7"/>
      <w:commentRangeStart w:id="8"/>
      <w:commentRangeStart w:id="9"/>
      <w:commentRangeStart w:id="10"/>
      <w:commentRangeStart w:id="11"/>
      <w:commentRangeStart w:id="12"/>
      <w:commentRangeEnd w:id="7"/>
      <w:r w:rsidR="798A4D2C">
        <w:rPr>
          <w:rStyle w:val="CommentReference"/>
        </w:rPr>
        <w:commentReference w:id="7"/>
      </w:r>
      <w:commentRangeEnd w:id="8"/>
      <w:r w:rsidR="798A4D2C">
        <w:rPr>
          <w:rStyle w:val="CommentReference"/>
        </w:rPr>
        <w:commentReference w:id="8"/>
      </w:r>
      <w:commentRangeEnd w:id="9"/>
      <w:r w:rsidR="798A4D2C">
        <w:rPr>
          <w:rStyle w:val="CommentReference"/>
        </w:rPr>
        <w:commentReference w:id="9"/>
      </w:r>
      <w:commentRangeEnd w:id="10"/>
      <w:r w:rsidR="798A4D2C">
        <w:rPr>
          <w:rStyle w:val="CommentReference"/>
        </w:rPr>
        <w:commentReference w:id="10"/>
      </w:r>
      <w:commentRangeEnd w:id="11"/>
      <w:r w:rsidR="798A4D2C">
        <w:rPr>
          <w:rStyle w:val="CommentReference"/>
        </w:rPr>
        <w:commentReference w:id="11"/>
      </w:r>
      <w:commentRangeEnd w:id="12"/>
      <w:r w:rsidR="798A4D2C">
        <w:rPr>
          <w:rStyle w:val="CommentReference"/>
        </w:rPr>
        <w:commentReference w:id="12"/>
      </w:r>
    </w:p>
    <w:p w14:paraId="624EDB67" w14:textId="430FF124" w:rsidR="004619D3" w:rsidRPr="00745671" w:rsidRDefault="1A8E54B8" w:rsidP="00745671">
      <w:pPr>
        <w:pStyle w:val="ListParagraph"/>
        <w:spacing w:after="80" w:line="276" w:lineRule="auto"/>
        <w:ind w:left="2880"/>
        <w:rPr>
          <w:rFonts w:ascii="Calibri" w:eastAsia="Calibri" w:hAnsi="Calibri" w:cs="Calibri"/>
          <w:lang w:val="en-HK"/>
        </w:rPr>
      </w:pPr>
      <w:r w:rsidRPr="7B4B73AC">
        <w:rPr>
          <w:rFonts w:eastAsiaTheme="minorEastAsia"/>
          <w:color w:val="FF0000"/>
          <w:highlight w:val="yellow"/>
        </w:rPr>
        <w:t xml:space="preserve">(Phase 2 </w:t>
      </w:r>
      <w:r w:rsidRPr="7B4B73AC">
        <w:rPr>
          <w:rFonts w:ascii="Calibri" w:eastAsiaTheme="minorEastAsia" w:hAnsi="Calibri" w:cs="Calibri"/>
          <w:color w:val="FF0000"/>
          <w:highlight w:val="yellow"/>
          <w:lang w:val="en-HK" w:eastAsia="zh-TW"/>
        </w:rPr>
        <w:t>Aug 2024</w:t>
      </w:r>
      <w:r w:rsidRPr="7B4B73AC">
        <w:rPr>
          <w:rFonts w:eastAsiaTheme="minorEastAsia"/>
          <w:color w:val="FF0000"/>
          <w:highlight w:val="yellow"/>
        </w:rPr>
        <w:t>)</w:t>
      </w:r>
      <w:r w:rsidR="12C3EE93" w:rsidRPr="7B4B73AC">
        <w:rPr>
          <w:rFonts w:ascii="Calibri" w:eastAsiaTheme="minorEastAsia" w:hAnsi="Calibri" w:cs="Calibri"/>
          <w:color w:val="FF0000"/>
          <w:lang w:val="en-HK" w:eastAsia="zh-TW"/>
        </w:rPr>
        <w:t xml:space="preserve">: </w:t>
      </w:r>
      <w:r w:rsidR="001D0A83" w:rsidRPr="7B4B73AC">
        <w:rPr>
          <w:rFonts w:ascii="Calibri" w:eastAsiaTheme="minorEastAsia" w:hAnsi="Calibri" w:cs="Calibri"/>
          <w:color w:val="FF0000"/>
          <w:lang w:val="en-HK" w:eastAsia="zh-TW"/>
        </w:rPr>
        <w:t xml:space="preserve">Refer to </w:t>
      </w:r>
      <w:hyperlink r:id="rId18">
        <w:proofErr w:type="spellStart"/>
        <w:r w:rsidR="001D0A83" w:rsidRPr="7B4B73AC">
          <w:rPr>
            <w:rStyle w:val="Hyperlink"/>
          </w:rPr>
          <w:t>eComm-Requirement_Special</w:t>
        </w:r>
        <w:proofErr w:type="spellEnd"/>
        <w:r w:rsidR="001D0A83" w:rsidRPr="7B4B73AC">
          <w:rPr>
            <w:rStyle w:val="Hyperlink"/>
          </w:rPr>
          <w:t xml:space="preserve"> Delivery Management (Shipment+Merchant).docx</w:t>
        </w:r>
      </w:hyperlink>
    </w:p>
    <w:p w14:paraId="1B6F4DFD" w14:textId="6B22E452" w:rsidR="00731273" w:rsidRPr="00047572" w:rsidRDefault="00263281" w:rsidP="004B17EA">
      <w:pPr>
        <w:pStyle w:val="ListParagraph"/>
        <w:numPr>
          <w:ilvl w:val="3"/>
          <w:numId w:val="14"/>
        </w:numPr>
        <w:spacing w:after="80" w:line="276" w:lineRule="auto"/>
        <w:rPr>
          <w:rFonts w:ascii="Calibri" w:eastAsia="Calibri" w:hAnsi="Calibri" w:cs="Calibri"/>
          <w:strike/>
          <w:color w:val="FF0000"/>
          <w:lang w:val="en-HK"/>
        </w:rPr>
      </w:pPr>
      <w:r w:rsidRPr="6645CDB9">
        <w:rPr>
          <w:rFonts w:ascii="Calibri" w:eastAsia="Calibri" w:hAnsi="Calibri" w:cs="Calibri"/>
          <w:lang w:val="en-HK"/>
        </w:rPr>
        <w:t xml:space="preserve">Special </w:t>
      </w:r>
      <w:proofErr w:type="gramStart"/>
      <w:r w:rsidRPr="6645CDB9">
        <w:rPr>
          <w:rFonts w:ascii="Calibri" w:eastAsia="Calibri" w:hAnsi="Calibri" w:cs="Calibri"/>
          <w:lang w:val="en-HK"/>
        </w:rPr>
        <w:t xml:space="preserve">Type </w:t>
      </w:r>
      <w:r w:rsidR="7B37FBC5" w:rsidRPr="6645CDB9">
        <w:rPr>
          <w:rFonts w:ascii="Calibri" w:eastAsia="Calibri" w:hAnsi="Calibri" w:cs="Calibri"/>
          <w:lang w:val="en-HK"/>
        </w:rPr>
        <w:t>:</w:t>
      </w:r>
      <w:proofErr w:type="gramEnd"/>
      <w:r w:rsidR="71EBFF44" w:rsidRPr="6645CDB9">
        <w:rPr>
          <w:rFonts w:ascii="Calibri" w:eastAsia="Calibri" w:hAnsi="Calibri" w:cs="Calibri"/>
          <w:lang w:val="en-HK"/>
        </w:rPr>
        <w:t xml:space="preserve"> Delivery</w:t>
      </w:r>
      <w:r w:rsidR="6B40D8B6" w:rsidRPr="6645CDB9">
        <w:rPr>
          <w:rFonts w:ascii="Calibri" w:eastAsia="Calibri" w:hAnsi="Calibri" w:cs="Calibri"/>
          <w:lang w:val="en-HK"/>
        </w:rPr>
        <w:t xml:space="preserve"> by Appointment</w:t>
      </w:r>
      <w:r w:rsidR="71EBFF44" w:rsidRPr="6645CDB9">
        <w:rPr>
          <w:rFonts w:ascii="Calibri" w:eastAsia="Calibri" w:hAnsi="Calibri" w:cs="Calibri"/>
          <w:lang w:val="en-HK"/>
        </w:rPr>
        <w:t>/</w:t>
      </w:r>
      <w:commentRangeStart w:id="16"/>
      <w:commentRangeStart w:id="17"/>
      <w:commentRangeStart w:id="18"/>
      <w:r w:rsidR="00461220" w:rsidRPr="6645CDB9">
        <w:rPr>
          <w:rFonts w:ascii="Calibri" w:eastAsia="Calibri" w:hAnsi="Calibri" w:cs="Calibri"/>
          <w:lang w:val="en-HK"/>
        </w:rPr>
        <w:t xml:space="preserve"> </w:t>
      </w:r>
      <w:r w:rsidR="71F0BB09" w:rsidRPr="6645CDB9">
        <w:rPr>
          <w:rStyle w:val="ui-provider"/>
        </w:rPr>
        <w:t>Merchant Delivery</w:t>
      </w:r>
      <w:r w:rsidR="4703C64D" w:rsidRPr="6645CDB9">
        <w:rPr>
          <w:rFonts w:ascii="Calibri" w:eastAsia="Calibri" w:hAnsi="Calibri" w:cs="Calibri"/>
          <w:lang w:val="en-HK"/>
        </w:rPr>
        <w:t xml:space="preserve"> </w:t>
      </w:r>
      <w:r w:rsidR="4703C64D" w:rsidRPr="00EB3176">
        <w:rPr>
          <w:rFonts w:ascii="Calibri" w:eastAsia="Calibri" w:hAnsi="Calibri" w:cs="Calibri"/>
          <w:strike/>
          <w:lang w:val="en-HK"/>
        </w:rPr>
        <w:t>(Default “empty”)</w:t>
      </w:r>
      <w:commentRangeEnd w:id="16"/>
      <w:r w:rsidRPr="00EB3176">
        <w:rPr>
          <w:rStyle w:val="CommentReference"/>
          <w:strike/>
        </w:rPr>
        <w:commentReference w:id="16"/>
      </w:r>
      <w:commentRangeEnd w:id="17"/>
      <w:r w:rsidRPr="00EB3176">
        <w:rPr>
          <w:rStyle w:val="CommentReference"/>
          <w:strike/>
        </w:rPr>
        <w:commentReference w:id="17"/>
      </w:r>
      <w:commentRangeEnd w:id="18"/>
      <w:r w:rsidRPr="00EB3176">
        <w:rPr>
          <w:rStyle w:val="CommentReference"/>
          <w:strike/>
        </w:rPr>
        <w:commentReference w:id="18"/>
      </w:r>
    </w:p>
    <w:p w14:paraId="4D4FF42F" w14:textId="261FB885" w:rsidR="00263281" w:rsidRPr="006B3683" w:rsidRDefault="00263281" w:rsidP="004B17EA">
      <w:pPr>
        <w:pStyle w:val="ListParagraph"/>
        <w:numPr>
          <w:ilvl w:val="4"/>
          <w:numId w:val="14"/>
        </w:numPr>
        <w:spacing w:after="80" w:line="276" w:lineRule="auto"/>
        <w:rPr>
          <w:rFonts w:ascii="Calibri" w:eastAsia="Calibri" w:hAnsi="Calibri" w:cs="Calibri"/>
          <w:color w:val="ED7D31" w:themeColor="accent2"/>
          <w:lang w:val="en-HK"/>
        </w:rPr>
      </w:pPr>
      <w:r w:rsidRPr="6645CDB9">
        <w:rPr>
          <w:rFonts w:ascii="Calibri" w:eastAsia="Calibri" w:hAnsi="Calibri" w:cs="Calibri"/>
          <w:lang w:val="en-HK"/>
        </w:rPr>
        <w:lastRenderedPageBreak/>
        <w:t>Special Type</w:t>
      </w:r>
      <w:r w:rsidRPr="6645CDB9">
        <w:rPr>
          <w:rFonts w:eastAsiaTheme="minorEastAsia"/>
          <w:lang w:val="en-HK"/>
        </w:rPr>
        <w:t>’s Mouse over message:</w:t>
      </w:r>
    </w:p>
    <w:p w14:paraId="024AC2BE" w14:textId="46473E78" w:rsidR="00F250E5" w:rsidRPr="000024C5" w:rsidRDefault="006B3683" w:rsidP="6645CDB9">
      <w:pPr>
        <w:pStyle w:val="ListParagraph"/>
        <w:spacing w:after="80" w:line="276" w:lineRule="auto"/>
        <w:ind w:left="3600"/>
        <w:rPr>
          <w:rFonts w:ascii="Calibri" w:eastAsia="Calibri" w:hAnsi="Calibri" w:cs="Calibri"/>
          <w:color w:val="ED7D31" w:themeColor="accent2"/>
          <w:lang w:val="en-US"/>
        </w:rPr>
      </w:pPr>
      <w:r w:rsidRPr="6645CDB9">
        <w:rPr>
          <w:rFonts w:ascii="Calibri" w:eastAsia="Calibri" w:hAnsi="Calibri" w:cs="Calibri"/>
          <w:lang w:val="en-HK"/>
        </w:rPr>
        <w:t>-</w:t>
      </w:r>
      <w:r w:rsidR="00F250E5" w:rsidRPr="6645CDB9">
        <w:t xml:space="preserve"> </w:t>
      </w:r>
      <w:r w:rsidR="7E42427D" w:rsidRPr="6645CDB9">
        <w:rPr>
          <w:rFonts w:ascii="Calibri" w:eastAsia="Calibri" w:hAnsi="Calibri" w:cs="Calibri"/>
          <w:lang w:val="en-HK"/>
        </w:rPr>
        <w:t>Delivery by Appointment</w:t>
      </w:r>
      <w:r w:rsidR="00F250E5" w:rsidRPr="6645CDB9">
        <w:rPr>
          <w:rFonts w:ascii="Calibri" w:eastAsia="Calibri" w:hAnsi="Calibri" w:cs="Calibri"/>
          <w:lang w:val="en-HK"/>
        </w:rPr>
        <w:t>: Bulky product deliver by our own logistic company</w:t>
      </w:r>
    </w:p>
    <w:p w14:paraId="1C0652B9" w14:textId="44B41088" w:rsidR="006B3683" w:rsidRDefault="00F250E5" w:rsidP="6645CDB9">
      <w:pPr>
        <w:pStyle w:val="ListParagraph"/>
        <w:spacing w:after="80" w:line="276" w:lineRule="auto"/>
        <w:ind w:left="3600"/>
        <w:rPr>
          <w:rFonts w:ascii="Calibri" w:eastAsiaTheme="minorEastAsia" w:hAnsi="Calibri" w:cs="Calibri"/>
          <w:lang w:val="en-HK" w:eastAsia="zh-TW"/>
        </w:rPr>
      </w:pPr>
      <w:r w:rsidRPr="6645CDB9">
        <w:rPr>
          <w:rFonts w:ascii="Calibri" w:eastAsia="Calibri" w:hAnsi="Calibri" w:cs="Calibri"/>
          <w:lang w:val="en-HK"/>
        </w:rPr>
        <w:t xml:space="preserve">- </w:t>
      </w:r>
      <w:r w:rsidR="1ADF665B" w:rsidRPr="6645CDB9">
        <w:rPr>
          <w:rFonts w:ascii="Calibri" w:eastAsia="Calibri" w:hAnsi="Calibri" w:cs="Calibri"/>
          <w:lang w:val="en-HK"/>
        </w:rPr>
        <w:t>Merchant Delivery</w:t>
      </w:r>
      <w:r w:rsidRPr="6645CDB9">
        <w:rPr>
          <w:rFonts w:ascii="Calibri" w:eastAsia="Calibri" w:hAnsi="Calibri" w:cs="Calibri"/>
          <w:lang w:val="en-HK"/>
        </w:rPr>
        <w:t>: Direct deliver by vendor</w:t>
      </w:r>
    </w:p>
    <w:p w14:paraId="4C75AFE9" w14:textId="77777777" w:rsidR="007A5A41" w:rsidRDefault="005A1BE2" w:rsidP="004B17EA">
      <w:pPr>
        <w:pStyle w:val="ListParagraph"/>
        <w:numPr>
          <w:ilvl w:val="4"/>
          <w:numId w:val="14"/>
        </w:numPr>
        <w:spacing w:after="80" w:line="276" w:lineRule="auto"/>
        <w:rPr>
          <w:rFonts w:ascii="Calibri" w:eastAsiaTheme="minorEastAsia" w:hAnsi="Calibri" w:cs="Calibri"/>
          <w:color w:val="FF0000"/>
          <w:lang w:val="en-HK" w:eastAsia="zh-TW"/>
        </w:rPr>
      </w:pPr>
      <w:r w:rsidRPr="00AC35CF">
        <w:rPr>
          <w:rFonts w:ascii="Calibri" w:eastAsiaTheme="minorEastAsia" w:hAnsi="Calibri" w:cs="Calibri" w:hint="eastAsia"/>
          <w:color w:val="FF0000"/>
          <w:lang w:val="en-HK" w:eastAsia="zh-TW"/>
        </w:rPr>
        <w:t>(Updated on</w:t>
      </w:r>
      <w:r w:rsidR="00531549" w:rsidRPr="00AC35CF">
        <w:rPr>
          <w:rFonts w:ascii="Calibri" w:eastAsiaTheme="minorEastAsia" w:hAnsi="Calibri" w:cs="Calibri" w:hint="eastAsia"/>
          <w:color w:val="FF0000"/>
          <w:lang w:val="en-HK" w:eastAsia="zh-TW"/>
        </w:rPr>
        <w:t xml:space="preserve"> 12 </w:t>
      </w:r>
      <w:proofErr w:type="gramStart"/>
      <w:r w:rsidR="00531549" w:rsidRPr="00AC35CF">
        <w:rPr>
          <w:rFonts w:ascii="Calibri" w:eastAsiaTheme="minorEastAsia" w:hAnsi="Calibri" w:cs="Calibri" w:hint="eastAsia"/>
          <w:color w:val="FF0000"/>
          <w:lang w:val="en-HK" w:eastAsia="zh-TW"/>
        </w:rPr>
        <w:t>June,</w:t>
      </w:r>
      <w:proofErr w:type="gramEnd"/>
      <w:r w:rsidR="00531549" w:rsidRPr="00AC35CF">
        <w:rPr>
          <w:rFonts w:ascii="Calibri" w:eastAsiaTheme="minorEastAsia" w:hAnsi="Calibri" w:cs="Calibri" w:hint="eastAsia"/>
          <w:color w:val="FF0000"/>
          <w:lang w:val="en-HK" w:eastAsia="zh-TW"/>
        </w:rPr>
        <w:t xml:space="preserve"> 2024) </w:t>
      </w:r>
      <w:r w:rsidRPr="00AC35CF">
        <w:rPr>
          <w:rFonts w:ascii="Calibri" w:eastAsiaTheme="minorEastAsia" w:hAnsi="Calibri" w:cs="Calibri"/>
          <w:color w:val="FF0000"/>
          <w:lang w:val="en-HK" w:eastAsia="zh-TW"/>
        </w:rPr>
        <w:t xml:space="preserve">For both Merchant direct and Delivery by appointment, the user should set up the Special Type and Merchant because it affects the shipment breakdown logic. </w:t>
      </w:r>
    </w:p>
    <w:p w14:paraId="528DA2AF" w14:textId="38EF394A" w:rsidR="005A1BE2" w:rsidRPr="00AC35CF" w:rsidRDefault="005A1BE2" w:rsidP="007A5A41">
      <w:pPr>
        <w:pStyle w:val="ListParagraph"/>
        <w:spacing w:after="80" w:line="276" w:lineRule="auto"/>
        <w:ind w:left="3600"/>
        <w:rPr>
          <w:rFonts w:ascii="Calibri" w:eastAsiaTheme="minorEastAsia" w:hAnsi="Calibri" w:cs="Calibri"/>
          <w:color w:val="FF0000"/>
          <w:lang w:val="en-HK" w:eastAsia="zh-TW"/>
        </w:rPr>
      </w:pPr>
      <w:r w:rsidRPr="00AC35CF">
        <w:rPr>
          <w:rFonts w:ascii="Calibri" w:eastAsiaTheme="minorEastAsia" w:hAnsi="Calibri" w:cs="Calibri"/>
          <w:color w:val="FF0000"/>
          <w:lang w:val="en-HK" w:eastAsia="zh-TW"/>
        </w:rPr>
        <w:t>(The system didn't have validation for missing fields.)</w:t>
      </w:r>
    </w:p>
    <w:p w14:paraId="0247D21C" w14:textId="77777777" w:rsidR="00D14C55" w:rsidRPr="00D14C55" w:rsidRDefault="00D14C55" w:rsidP="6645CDB9">
      <w:pPr>
        <w:pStyle w:val="ListParagraph"/>
        <w:spacing w:after="80" w:line="276" w:lineRule="auto"/>
        <w:ind w:left="3600"/>
        <w:rPr>
          <w:rFonts w:ascii="Calibri" w:eastAsiaTheme="minorEastAsia" w:hAnsi="Calibri" w:cs="Calibri"/>
          <w:color w:val="ED7D31" w:themeColor="accent2"/>
          <w:lang w:val="en-US" w:eastAsia="zh-TW"/>
        </w:rPr>
      </w:pPr>
    </w:p>
    <w:p w14:paraId="6FF2FD62" w14:textId="485FF016" w:rsidR="00F049DA" w:rsidRPr="004B3CFA" w:rsidRDefault="00043DB1" w:rsidP="004B17EA">
      <w:pPr>
        <w:pStyle w:val="ListParagraph"/>
        <w:numPr>
          <w:ilvl w:val="0"/>
          <w:numId w:val="14"/>
        </w:numPr>
        <w:spacing w:after="80" w:line="276" w:lineRule="auto"/>
        <w:rPr>
          <w:rFonts w:ascii="Calibri" w:eastAsia="Calibri" w:hAnsi="Calibri" w:cs="Calibri"/>
          <w:lang w:val="en-HK"/>
        </w:rPr>
      </w:pPr>
      <w:r w:rsidRPr="1EF831FC">
        <w:rPr>
          <w:rFonts w:ascii="Calibri" w:eastAsia="Calibri" w:hAnsi="Calibri" w:cs="Calibri"/>
          <w:lang w:val="en-HK"/>
        </w:rPr>
        <w:t>User s</w:t>
      </w:r>
      <w:r w:rsidR="000019C4" w:rsidRPr="1EF831FC">
        <w:rPr>
          <w:rFonts w:ascii="Calibri" w:eastAsia="Calibri" w:hAnsi="Calibri" w:cs="Calibri"/>
          <w:lang w:val="en-HK"/>
        </w:rPr>
        <w:t>etup [</w:t>
      </w:r>
      <w:proofErr w:type="spellStart"/>
      <w:r w:rsidR="00F049DA" w:rsidRPr="1EF831FC">
        <w:rPr>
          <w:rFonts w:ascii="Calibri" w:eastAsia="Calibri" w:hAnsi="Calibri" w:cs="Calibri"/>
          <w:b/>
          <w:lang w:val="en-HK"/>
        </w:rPr>
        <w:t>mega_checkbox_terms</w:t>
      </w:r>
      <w:proofErr w:type="spellEnd"/>
      <w:r w:rsidR="000019C4" w:rsidRPr="1EF831FC">
        <w:rPr>
          <w:rFonts w:ascii="Calibri" w:eastAsia="Calibri" w:hAnsi="Calibri" w:cs="Calibri"/>
          <w:lang w:val="en-HK"/>
        </w:rPr>
        <w:t>]</w:t>
      </w:r>
      <w:r w:rsidR="00214BEB" w:rsidRPr="1EF831FC">
        <w:rPr>
          <w:rFonts w:ascii="Calibri" w:eastAsia="Calibri" w:hAnsi="Calibri" w:cs="Calibri"/>
          <w:lang w:val="en-HK"/>
        </w:rPr>
        <w:t xml:space="preserve"> and</w:t>
      </w:r>
      <w:r w:rsidR="000019C4">
        <w:t xml:space="preserve"> [</w:t>
      </w:r>
      <w:proofErr w:type="spellStart"/>
      <w:r w:rsidR="000019C4" w:rsidRPr="1EF831FC">
        <w:rPr>
          <w:rFonts w:ascii="Calibri" w:eastAsia="Calibri" w:hAnsi="Calibri" w:cs="Calibri"/>
          <w:b/>
          <w:lang w:val="en-HK"/>
        </w:rPr>
        <w:t>mega_checkbox_agreement</w:t>
      </w:r>
      <w:proofErr w:type="spellEnd"/>
      <w:r w:rsidR="000019C4" w:rsidRPr="1EF831FC">
        <w:rPr>
          <w:rFonts w:ascii="Calibri" w:eastAsia="Calibri" w:hAnsi="Calibri" w:cs="Calibri"/>
          <w:lang w:val="en-HK"/>
        </w:rPr>
        <w:t>]</w:t>
      </w:r>
      <w:r w:rsidR="00A1330B" w:rsidRPr="1EF831FC">
        <w:rPr>
          <w:rFonts w:ascii="Calibri" w:eastAsia="Calibri" w:hAnsi="Calibri" w:cs="Calibri"/>
          <w:lang w:val="en-HK"/>
        </w:rPr>
        <w:t xml:space="preserve"> </w:t>
      </w:r>
      <w:r w:rsidR="00FA030C" w:rsidRPr="1EF831FC">
        <w:rPr>
          <w:rFonts w:ascii="Calibri" w:eastAsia="Calibri" w:hAnsi="Calibri" w:cs="Calibri"/>
          <w:lang w:val="en-HK"/>
        </w:rPr>
        <w:t xml:space="preserve">for </w:t>
      </w:r>
      <w:r w:rsidR="00D10C34" w:rsidRPr="1EF831FC">
        <w:rPr>
          <w:rFonts w:ascii="Calibri" w:eastAsia="Calibri" w:hAnsi="Calibri" w:cs="Calibri"/>
          <w:lang w:val="en-HK"/>
        </w:rPr>
        <w:t>Virtual product</w:t>
      </w:r>
      <w:r w:rsidR="00A0740A" w:rsidRPr="1EF831FC">
        <w:rPr>
          <w:rFonts w:ascii="Calibri" w:eastAsia="Calibri" w:hAnsi="Calibri" w:cs="Calibri"/>
          <w:lang w:val="en-HK"/>
        </w:rPr>
        <w:t xml:space="preserve"> T&amp;C</w:t>
      </w:r>
    </w:p>
    <w:p w14:paraId="2FD609EC" w14:textId="43024431" w:rsidR="00D52571" w:rsidRPr="004619D3" w:rsidRDefault="00911171" w:rsidP="004B17EA">
      <w:pPr>
        <w:pStyle w:val="ListParagraph"/>
        <w:numPr>
          <w:ilvl w:val="0"/>
          <w:numId w:val="14"/>
        </w:numPr>
        <w:spacing w:after="80" w:line="276" w:lineRule="auto"/>
        <w:rPr>
          <w:rFonts w:ascii="Calibri" w:eastAsia="Calibri" w:hAnsi="Calibri" w:cs="Calibri"/>
          <w:lang w:val="en-HK"/>
        </w:rPr>
      </w:pPr>
      <w:r w:rsidRPr="3FA9D491">
        <w:rPr>
          <w:rFonts w:ascii="Calibri" w:eastAsia="Calibri" w:hAnsi="Calibri" w:cs="Calibri"/>
        </w:rPr>
        <w:t>User</w:t>
      </w:r>
      <w:r w:rsidR="00756BE1" w:rsidRPr="3FA9D491">
        <w:rPr>
          <w:rFonts w:ascii="Calibri" w:eastAsia="Calibri" w:hAnsi="Calibri" w:cs="Calibri"/>
        </w:rPr>
        <w:t xml:space="preserve"> </w:t>
      </w:r>
      <w:r w:rsidR="002667A9" w:rsidRPr="3FA9D491">
        <w:rPr>
          <w:rFonts w:ascii="Calibri" w:eastAsia="Calibri" w:hAnsi="Calibri" w:cs="Calibri"/>
        </w:rPr>
        <w:t xml:space="preserve">setup </w:t>
      </w:r>
      <w:r w:rsidR="002667A9" w:rsidRPr="3FA9D491">
        <w:rPr>
          <w:rFonts w:ascii="Calibri" w:eastAsia="Calibri" w:hAnsi="Calibri" w:cs="Calibri"/>
          <w:b/>
          <w:bCs/>
        </w:rPr>
        <w:t>REE</w:t>
      </w:r>
      <w:r w:rsidR="002667A9" w:rsidRPr="3FA9D491">
        <w:rPr>
          <w:rFonts w:ascii="Calibri" w:eastAsia="Calibri" w:hAnsi="Calibri" w:cs="Calibri"/>
        </w:rPr>
        <w:t xml:space="preserve"> </w:t>
      </w:r>
      <w:r w:rsidR="007848C9" w:rsidRPr="3FA9D491">
        <w:rPr>
          <w:rFonts w:ascii="Calibri" w:eastAsia="Calibri" w:hAnsi="Calibri" w:cs="Calibri"/>
        </w:rPr>
        <w:t xml:space="preserve">&amp; </w:t>
      </w:r>
      <w:r w:rsidR="007848C9" w:rsidRPr="3FA9D491">
        <w:rPr>
          <w:rFonts w:ascii="Calibri" w:eastAsia="Calibri" w:hAnsi="Calibri" w:cs="Calibri"/>
          <w:b/>
          <w:bCs/>
        </w:rPr>
        <w:t>PIS</w:t>
      </w:r>
      <w:r w:rsidR="007848C9" w:rsidRPr="3FA9D491">
        <w:rPr>
          <w:rFonts w:ascii="Calibri" w:eastAsia="Calibri" w:hAnsi="Calibri" w:cs="Calibri"/>
        </w:rPr>
        <w:t xml:space="preserve"> </w:t>
      </w:r>
      <w:r w:rsidR="002667A9" w:rsidRPr="3FA9D491">
        <w:rPr>
          <w:rFonts w:ascii="Calibri" w:eastAsia="Calibri" w:hAnsi="Calibri" w:cs="Calibri"/>
        </w:rPr>
        <w:t>for</w:t>
      </w:r>
      <w:r w:rsidR="00007879" w:rsidRPr="3FA9D491">
        <w:rPr>
          <w:rFonts w:ascii="Calibri" w:eastAsia="Calibri" w:hAnsi="Calibri" w:cs="Calibri"/>
        </w:rPr>
        <w:t xml:space="preserve"> special </w:t>
      </w:r>
      <w:r w:rsidR="002667A9" w:rsidRPr="3FA9D491">
        <w:rPr>
          <w:rFonts w:ascii="Calibri" w:eastAsia="Calibri" w:hAnsi="Calibri" w:cs="Calibri"/>
        </w:rPr>
        <w:t>product</w:t>
      </w:r>
      <w:r w:rsidR="00D03DB7" w:rsidRPr="3FA9D491">
        <w:rPr>
          <w:rFonts w:ascii="Calibri" w:eastAsia="Calibri" w:hAnsi="Calibri" w:cs="Calibri"/>
        </w:rPr>
        <w:t xml:space="preserve"> </w:t>
      </w:r>
    </w:p>
    <w:p w14:paraId="19DD6FD1" w14:textId="71D78FA8" w:rsidR="002667A9" w:rsidRPr="004B3CFA" w:rsidRDefault="00AE4E25" w:rsidP="004B17EA">
      <w:pPr>
        <w:pStyle w:val="ListParagraph"/>
        <w:numPr>
          <w:ilvl w:val="0"/>
          <w:numId w:val="14"/>
        </w:numPr>
        <w:spacing w:after="80" w:line="276" w:lineRule="auto"/>
        <w:rPr>
          <w:rFonts w:ascii="Calibri" w:eastAsia="Calibri" w:hAnsi="Calibri" w:cs="Calibri"/>
          <w:lang w:val="en-HK"/>
        </w:rPr>
      </w:pPr>
      <w:r w:rsidRPr="1EF831FC">
        <w:rPr>
          <w:rFonts w:ascii="Calibri" w:eastAsia="Calibri" w:hAnsi="Calibri" w:cs="Calibri"/>
        </w:rPr>
        <w:t>User</w:t>
      </w:r>
      <w:r w:rsidR="00537A48" w:rsidRPr="1EF831FC">
        <w:rPr>
          <w:rFonts w:ascii="Calibri" w:eastAsia="Calibri" w:hAnsi="Calibri" w:cs="Calibri"/>
        </w:rPr>
        <w:t xml:space="preserve"> </w:t>
      </w:r>
      <w:r w:rsidR="00551524" w:rsidRPr="1EF831FC">
        <w:rPr>
          <w:rFonts w:ascii="Calibri" w:eastAsia="Calibri" w:hAnsi="Calibri" w:cs="Calibri"/>
        </w:rPr>
        <w:t>setup</w:t>
      </w:r>
      <w:r w:rsidR="005B09EB" w:rsidRPr="1EF831FC">
        <w:rPr>
          <w:rFonts w:ascii="Calibri" w:eastAsia="Calibri" w:hAnsi="Calibri" w:cs="Calibri"/>
        </w:rPr>
        <w:t xml:space="preserve"> Redem</w:t>
      </w:r>
      <w:r w:rsidR="00373C49" w:rsidRPr="1EF831FC">
        <w:rPr>
          <w:rFonts w:ascii="Calibri" w:eastAsia="Calibri" w:hAnsi="Calibri" w:cs="Calibri"/>
        </w:rPr>
        <w:t xml:space="preserve">ption </w:t>
      </w:r>
      <w:r w:rsidR="00916660" w:rsidRPr="1EF831FC">
        <w:rPr>
          <w:rFonts w:ascii="Calibri" w:eastAsia="Calibri" w:hAnsi="Calibri" w:cs="Calibri"/>
        </w:rPr>
        <w:t>D</w:t>
      </w:r>
      <w:r w:rsidR="00373C49" w:rsidRPr="1EF831FC">
        <w:rPr>
          <w:rFonts w:ascii="Calibri" w:eastAsia="Calibri" w:hAnsi="Calibri" w:cs="Calibri"/>
        </w:rPr>
        <w:t xml:space="preserve">etails </w:t>
      </w:r>
      <w:r w:rsidR="00916660" w:rsidRPr="1EF831FC">
        <w:rPr>
          <w:rFonts w:ascii="Calibri" w:eastAsia="Calibri" w:hAnsi="Calibri" w:cs="Calibri"/>
        </w:rPr>
        <w:t xml:space="preserve">in </w:t>
      </w:r>
      <w:r w:rsidR="00916660" w:rsidRPr="1EF831FC">
        <w:rPr>
          <w:rFonts w:ascii="Calibri" w:eastAsia="Calibri" w:hAnsi="Calibri" w:cs="Calibri"/>
          <w:b/>
        </w:rPr>
        <w:t>Description</w:t>
      </w:r>
      <w:r w:rsidR="00916660" w:rsidRPr="1EF831FC">
        <w:rPr>
          <w:rFonts w:ascii="Calibri" w:eastAsia="Calibri" w:hAnsi="Calibri" w:cs="Calibri"/>
        </w:rPr>
        <w:t xml:space="preserve"> section</w:t>
      </w:r>
      <w:r w:rsidR="008A096C" w:rsidRPr="1EF831FC">
        <w:rPr>
          <w:rFonts w:ascii="Calibri" w:eastAsia="Calibri" w:hAnsi="Calibri" w:cs="Calibri"/>
        </w:rPr>
        <w:t xml:space="preserve"> for PDP display</w:t>
      </w:r>
      <w:r w:rsidR="006A74FB" w:rsidRPr="1EF831FC">
        <w:rPr>
          <w:rFonts w:ascii="Calibri" w:eastAsia="Calibri" w:hAnsi="Calibri" w:cs="Calibri"/>
        </w:rPr>
        <w:t xml:space="preserve"> and redemption letter</w:t>
      </w:r>
    </w:p>
    <w:p w14:paraId="71A9DDEB" w14:textId="7F6F67ED" w:rsidR="7A6AEF91" w:rsidRDefault="0743DADA" w:rsidP="004B17EA">
      <w:pPr>
        <w:pStyle w:val="ListParagraph"/>
        <w:numPr>
          <w:ilvl w:val="0"/>
          <w:numId w:val="14"/>
        </w:numPr>
        <w:spacing w:after="80" w:line="276" w:lineRule="auto"/>
        <w:rPr>
          <w:rFonts w:ascii="Calibri" w:eastAsia="Calibri" w:hAnsi="Calibri" w:cs="Calibri"/>
          <w:lang w:val="en-HK"/>
        </w:rPr>
      </w:pPr>
      <w:r w:rsidRPr="13A0E1D3">
        <w:rPr>
          <w:rFonts w:ascii="Calibri" w:eastAsia="Calibri" w:hAnsi="Calibri" w:cs="Calibri"/>
          <w:lang w:val="en-HK"/>
        </w:rPr>
        <w:t>Virtual products should not have physical size in SFCC</w:t>
      </w:r>
      <w:r w:rsidR="234E2557" w:rsidRPr="13A0E1D3">
        <w:rPr>
          <w:rFonts w:ascii="Calibri" w:eastAsia="Calibri" w:hAnsi="Calibri" w:cs="Calibri"/>
          <w:lang w:val="en-HK"/>
        </w:rPr>
        <w:t>, should skip the checking in checkout page</w:t>
      </w:r>
    </w:p>
    <w:p w14:paraId="46A34D7F" w14:textId="606261C8" w:rsidR="7AFFA9FB" w:rsidRDefault="348B10E4" w:rsidP="004B17EA">
      <w:pPr>
        <w:pStyle w:val="ListParagraph"/>
        <w:numPr>
          <w:ilvl w:val="0"/>
          <w:numId w:val="14"/>
        </w:numPr>
        <w:spacing w:after="80" w:line="276" w:lineRule="auto"/>
        <w:rPr>
          <w:rFonts w:ascii="Calibri" w:eastAsia="Calibri" w:hAnsi="Calibri" w:cs="Calibri"/>
          <w:lang w:val="en-HK"/>
        </w:rPr>
      </w:pPr>
      <w:r w:rsidRPr="7BA3F417">
        <w:rPr>
          <w:rFonts w:ascii="Calibri" w:eastAsia="Calibri" w:hAnsi="Calibri" w:cs="Calibri"/>
          <w:lang w:val="en-HK"/>
        </w:rPr>
        <w:t xml:space="preserve">Keep existing </w:t>
      </w:r>
      <w:r w:rsidR="6EFE4A8C" w:rsidRPr="7BA3F417">
        <w:rPr>
          <w:rFonts w:ascii="Calibri" w:eastAsia="Calibri" w:hAnsi="Calibri" w:cs="Calibri"/>
          <w:lang w:val="en-HK"/>
        </w:rPr>
        <w:t>Product m</w:t>
      </w:r>
      <w:r w:rsidRPr="7BA3F417">
        <w:rPr>
          <w:rFonts w:ascii="Calibri" w:eastAsia="Calibri" w:hAnsi="Calibri" w:cs="Calibri"/>
          <w:lang w:val="en-HK"/>
        </w:rPr>
        <w:t>aster and Child SKU attribute overwrite logic</w:t>
      </w:r>
    </w:p>
    <w:tbl>
      <w:tblPr>
        <w:tblW w:w="0" w:type="auto"/>
        <w:tblInd w:w="480" w:type="dxa"/>
        <w:tblLayout w:type="fixed"/>
        <w:tblLook w:val="06A0" w:firstRow="1" w:lastRow="0" w:firstColumn="1" w:lastColumn="0" w:noHBand="1" w:noVBand="1"/>
      </w:tblPr>
      <w:tblGrid>
        <w:gridCol w:w="2460"/>
        <w:gridCol w:w="6179"/>
      </w:tblGrid>
      <w:tr w:rsidR="7BA3F417" w14:paraId="5D08EC6D" w14:textId="77777777" w:rsidTr="48973B3B">
        <w:trPr>
          <w:trHeight w:val="300"/>
        </w:trPr>
        <w:tc>
          <w:tcPr>
            <w:tcW w:w="2460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4D5505" w14:textId="2E19F560" w:rsidR="7BA3F417" w:rsidRDefault="7BA3F417" w:rsidP="7BA3F417">
            <w:pPr>
              <w:spacing w:after="0" w:line="240" w:lineRule="auto"/>
              <w:rPr>
                <w:rFonts w:ascii="Calibri" w:eastAsia="Calibri" w:hAnsi="Calibri" w:cs="Calibri"/>
                <w:color w:val="FA0000"/>
              </w:rPr>
            </w:pPr>
            <w:r w:rsidRPr="7BA3F417">
              <w:rPr>
                <w:rFonts w:ascii="Calibri" w:eastAsia="Calibri" w:hAnsi="Calibri" w:cs="Calibri"/>
                <w:b/>
                <w:bCs/>
                <w:color w:val="000000" w:themeColor="text1"/>
              </w:rPr>
              <w:t>Product Type</w:t>
            </w:r>
            <w:r w:rsidR="5244E5BA" w:rsidRPr="7BA3F417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: </w:t>
            </w:r>
          </w:p>
        </w:tc>
        <w:tc>
          <w:tcPr>
            <w:tcW w:w="6179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0D04DE" w14:textId="705194A2" w:rsidR="1700FB78" w:rsidRDefault="1700FB78" w:rsidP="7BA3F417">
            <w:r>
              <w:t>Physical</w:t>
            </w:r>
            <w:r w:rsidR="1158BDBC">
              <w:t xml:space="preserve"> </w:t>
            </w:r>
            <w:r>
              <w:t>/ Virtual</w:t>
            </w:r>
            <w:r w:rsidR="6C070C0B">
              <w:t xml:space="preserve"> </w:t>
            </w:r>
            <w:r>
              <w:t>/ Special</w:t>
            </w:r>
          </w:p>
        </w:tc>
      </w:tr>
      <w:tr w:rsidR="7BA3F417" w14:paraId="4CD588A3" w14:textId="77777777" w:rsidTr="48973B3B">
        <w:trPr>
          <w:trHeight w:val="300"/>
        </w:trPr>
        <w:tc>
          <w:tcPr>
            <w:tcW w:w="2460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2CB40B" w14:textId="1FA863BB" w:rsidR="1700FB78" w:rsidRDefault="1700FB78" w:rsidP="48973B3B">
            <w:pPr>
              <w:spacing w:line="240" w:lineRule="auto"/>
              <w:rPr>
                <w:rFonts w:ascii="Calibri" w:eastAsia="Calibri" w:hAnsi="Calibri" w:cs="Calibri"/>
                <w:b/>
                <w:bCs/>
                <w:color w:val="000000" w:themeColor="text1"/>
              </w:rPr>
            </w:pPr>
            <w:r w:rsidRPr="48973B3B">
              <w:rPr>
                <w:rFonts w:ascii="Calibri" w:eastAsia="Calibri" w:hAnsi="Calibri" w:cs="Calibri"/>
                <w:b/>
                <w:bCs/>
                <w:color w:val="000000" w:themeColor="text1"/>
              </w:rPr>
              <w:t>Redemption Type:</w:t>
            </w:r>
          </w:p>
        </w:tc>
        <w:tc>
          <w:tcPr>
            <w:tcW w:w="6179" w:type="dxa"/>
            <w:tcBorders>
              <w:top w:val="single" w:sz="8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5CE49C" w14:textId="6309A625" w:rsidR="1700FB78" w:rsidRDefault="1700FB78" w:rsidP="7BA3F417">
            <w:pPr>
              <w:rPr>
                <w:lang w:val="en-HK"/>
              </w:rPr>
            </w:pPr>
            <w:r>
              <w:t>Code</w:t>
            </w:r>
            <w:r w:rsidR="106DFE4D">
              <w:t xml:space="preserve"> </w:t>
            </w:r>
            <w:r>
              <w:t>/</w:t>
            </w:r>
            <w:r w:rsidR="2604C41E">
              <w:t xml:space="preserve"> </w:t>
            </w:r>
            <w:r>
              <w:t>QR code</w:t>
            </w:r>
            <w:r w:rsidR="39125B4B">
              <w:t xml:space="preserve"> </w:t>
            </w:r>
            <w:r>
              <w:t>/ Barcode /</w:t>
            </w:r>
            <w:r w:rsidR="7DF6C831">
              <w:t xml:space="preserve"> </w:t>
            </w:r>
            <w:r>
              <w:t>Promo URL</w:t>
            </w:r>
          </w:p>
        </w:tc>
      </w:tr>
      <w:tr w:rsidR="7BA3F417" w14:paraId="151A7331" w14:textId="77777777" w:rsidTr="48973B3B">
        <w:trPr>
          <w:trHeight w:val="435"/>
        </w:trPr>
        <w:tc>
          <w:tcPr>
            <w:tcW w:w="2460" w:type="dxa"/>
            <w:tcBorders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943E30" w14:textId="3FE5CC2E" w:rsidR="0C41CB03" w:rsidRDefault="0C41CB03" w:rsidP="48973B3B">
            <w:pPr>
              <w:spacing w:after="0" w:line="240" w:lineRule="auto"/>
              <w:rPr>
                <w:rFonts w:ascii="Calibri" w:eastAsia="Calibri" w:hAnsi="Calibri" w:cs="Calibri"/>
                <w:b/>
                <w:bCs/>
                <w:color w:val="FA0000"/>
              </w:rPr>
            </w:pPr>
            <w:r w:rsidRPr="48973B3B">
              <w:rPr>
                <w:rFonts w:ascii="Calibri" w:eastAsia="Calibri" w:hAnsi="Calibri" w:cs="Calibri"/>
                <w:b/>
                <w:bCs/>
                <w:color w:val="000000" w:themeColor="text1"/>
              </w:rPr>
              <w:t>Special Type</w:t>
            </w:r>
            <w:r w:rsidR="7BA3F417" w:rsidRPr="48973B3B">
              <w:rPr>
                <w:rFonts w:ascii="Calibri" w:eastAsia="Calibri" w:hAnsi="Calibri" w:cs="Calibri"/>
                <w:b/>
                <w:bCs/>
                <w:color w:val="000000" w:themeColor="text1"/>
              </w:rPr>
              <w:t>:</w:t>
            </w:r>
          </w:p>
        </w:tc>
        <w:tc>
          <w:tcPr>
            <w:tcW w:w="6179" w:type="dxa"/>
            <w:tcBorders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9E182D" w14:textId="350F7DF0" w:rsidR="7BA3F417" w:rsidRDefault="7BA3F417" w:rsidP="7BA3F417">
            <w:r>
              <w:t>Merchant Delivery</w:t>
            </w:r>
            <w:r w:rsidR="66EC2AB1">
              <w:t xml:space="preserve"> / </w:t>
            </w:r>
            <w:r w:rsidR="4F285F55">
              <w:t>Delivery by appointment</w:t>
            </w:r>
          </w:p>
        </w:tc>
      </w:tr>
      <w:tr w:rsidR="7BA3F417" w14:paraId="2BE9C4B2" w14:textId="77777777" w:rsidTr="48973B3B">
        <w:trPr>
          <w:trHeight w:val="300"/>
        </w:trPr>
        <w:tc>
          <w:tcPr>
            <w:tcW w:w="2460" w:type="dxa"/>
            <w:tcBorders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817D4B" w14:textId="714DDC53" w:rsidR="6B8D5897" w:rsidRDefault="6B8D5897" w:rsidP="7BA3F417">
            <w:pPr>
              <w:spacing w:after="0" w:line="240" w:lineRule="auto"/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</w:rPr>
            </w:pPr>
            <w:r w:rsidRPr="7BA3F417">
              <w:rPr>
                <w:rFonts w:ascii="Calibri" w:eastAsia="Calibri" w:hAnsi="Calibri" w:cs="Calibri"/>
                <w:b/>
                <w:bCs/>
                <w:i/>
                <w:iCs/>
                <w:color w:val="000000" w:themeColor="text1"/>
              </w:rPr>
              <w:t>[Storefront UI Display]</w:t>
            </w:r>
          </w:p>
        </w:tc>
        <w:tc>
          <w:tcPr>
            <w:tcW w:w="6179" w:type="dxa"/>
            <w:tcBorders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3AFE9E" w14:textId="4B6A4225" w:rsidR="6B8D5897" w:rsidRDefault="6B8D5897" w:rsidP="7BA3F417">
            <w:pPr>
              <w:spacing w:line="240" w:lineRule="auto"/>
            </w:pPr>
            <w:r>
              <w:t>Merchant Delivery / Delivery by appointment</w:t>
            </w:r>
          </w:p>
        </w:tc>
      </w:tr>
    </w:tbl>
    <w:p w14:paraId="5640C2D3" w14:textId="6A0189B4" w:rsidR="7AFFA9FB" w:rsidRDefault="7AFFA9FB" w:rsidP="7BA3F417">
      <w:pPr>
        <w:rPr>
          <w:rFonts w:ascii="Calibri" w:eastAsia="Calibri" w:hAnsi="Calibri" w:cs="Calibri"/>
        </w:rPr>
      </w:pPr>
    </w:p>
    <w:p w14:paraId="3611A673" w14:textId="6CF062E3" w:rsidR="2DFD1964" w:rsidRDefault="2DFD1964">
      <w:r>
        <w:br w:type="page"/>
      </w:r>
    </w:p>
    <w:p w14:paraId="336B83E7" w14:textId="76DC98D3" w:rsidR="1481FEEA" w:rsidRDefault="7EEF7E11" w:rsidP="4E7CAB57">
      <w:pPr>
        <w:rPr>
          <w:rFonts w:ascii="Calibri" w:eastAsia="Calibri" w:hAnsi="Calibri" w:cs="Calibri"/>
          <w:b/>
          <w:bCs/>
          <w:sz w:val="24"/>
          <w:szCs w:val="24"/>
        </w:rPr>
      </w:pPr>
      <w:r w:rsidRPr="13A0E1D3">
        <w:rPr>
          <w:rFonts w:ascii="Calibri" w:eastAsia="Calibri" w:hAnsi="Calibri" w:cs="Calibri"/>
          <w:b/>
          <w:bCs/>
          <w:sz w:val="24"/>
          <w:szCs w:val="24"/>
        </w:rPr>
        <w:lastRenderedPageBreak/>
        <w:t>Product Detail Page</w:t>
      </w:r>
    </w:p>
    <w:p w14:paraId="52087EF5" w14:textId="615FA9FC" w:rsidR="1481FEEA" w:rsidRDefault="74B15938" w:rsidP="004B17EA">
      <w:pPr>
        <w:pStyle w:val="ListParagraph"/>
        <w:numPr>
          <w:ilvl w:val="0"/>
          <w:numId w:val="10"/>
        </w:numPr>
        <w:spacing w:after="80" w:line="276" w:lineRule="auto"/>
      </w:pPr>
      <w:r w:rsidRPr="3FA9D491">
        <w:rPr>
          <w:rFonts w:ascii="Calibri" w:eastAsia="Calibri" w:hAnsi="Calibri" w:cs="Calibri"/>
          <w:b/>
          <w:bCs/>
        </w:rPr>
        <w:t>Virtual Product</w:t>
      </w:r>
      <w:r w:rsidR="2F9E38D7" w:rsidRPr="3FA9D491">
        <w:rPr>
          <w:b/>
          <w:bCs/>
        </w:rPr>
        <w:t xml:space="preserve"> </w:t>
      </w:r>
    </w:p>
    <w:p w14:paraId="37E70943" w14:textId="5EC3AF47" w:rsidR="1481FEEA" w:rsidRDefault="3A7564D7" w:rsidP="004B17EA">
      <w:pPr>
        <w:pStyle w:val="ListParagraph"/>
        <w:numPr>
          <w:ilvl w:val="1"/>
          <w:numId w:val="10"/>
        </w:numPr>
        <w:spacing w:after="80" w:line="276" w:lineRule="auto"/>
        <w:rPr>
          <w:rFonts w:ascii="Calibri" w:eastAsia="Calibri" w:hAnsi="Calibri" w:cs="Calibri"/>
        </w:rPr>
      </w:pPr>
      <w:r w:rsidRPr="6645CDB9">
        <w:rPr>
          <w:rFonts w:ascii="Calibri" w:eastAsia="Calibri" w:hAnsi="Calibri" w:cs="Calibri"/>
        </w:rPr>
        <w:t>Show</w:t>
      </w:r>
      <w:r w:rsidR="00B76E73" w:rsidRPr="6645CDB9">
        <w:rPr>
          <w:rFonts w:ascii="Calibri" w:eastAsia="Calibri" w:hAnsi="Calibri" w:cs="Calibri"/>
        </w:rPr>
        <w:t xml:space="preserve"> Description</w:t>
      </w:r>
      <w:r w:rsidR="006E49BC" w:rsidRPr="6645CDB9">
        <w:rPr>
          <w:rFonts w:ascii="Calibri" w:eastAsia="Calibri" w:hAnsi="Calibri" w:cs="Calibri"/>
        </w:rPr>
        <w:t xml:space="preserve"> </w:t>
      </w:r>
      <w:r w:rsidR="00B76E73" w:rsidRPr="6645CDB9">
        <w:rPr>
          <w:rFonts w:ascii="Calibri" w:eastAsia="Calibri" w:hAnsi="Calibri" w:cs="Calibri"/>
        </w:rPr>
        <w:t>(</w:t>
      </w:r>
      <w:r w:rsidR="2A5806AC" w:rsidRPr="6645CDB9">
        <w:rPr>
          <w:rFonts w:ascii="Calibri" w:eastAsia="Calibri" w:hAnsi="Calibri" w:cs="Calibri"/>
        </w:rPr>
        <w:t>R</w:t>
      </w:r>
      <w:r w:rsidR="71CA7F5D" w:rsidRPr="6645CDB9">
        <w:rPr>
          <w:rFonts w:ascii="Calibri" w:eastAsia="Calibri" w:hAnsi="Calibri" w:cs="Calibri"/>
        </w:rPr>
        <w:t xml:space="preserve">edemption </w:t>
      </w:r>
      <w:r w:rsidR="08A7CAD6" w:rsidRPr="6645CDB9">
        <w:rPr>
          <w:rFonts w:ascii="Calibri" w:eastAsia="Calibri" w:hAnsi="Calibri" w:cs="Calibri"/>
        </w:rPr>
        <w:t>D</w:t>
      </w:r>
      <w:r w:rsidR="255DBE6B" w:rsidRPr="6645CDB9">
        <w:rPr>
          <w:rFonts w:ascii="Calibri" w:eastAsia="Calibri" w:hAnsi="Calibri" w:cs="Calibri"/>
        </w:rPr>
        <w:t>etail</w:t>
      </w:r>
      <w:r w:rsidR="00B76E73" w:rsidRPr="6645CDB9">
        <w:rPr>
          <w:rFonts w:ascii="Calibri" w:eastAsia="Calibri" w:hAnsi="Calibri" w:cs="Calibri"/>
        </w:rPr>
        <w:t>)</w:t>
      </w:r>
      <w:r w:rsidR="63AB9083" w:rsidRPr="6645CDB9">
        <w:rPr>
          <w:rFonts w:ascii="Calibri" w:eastAsia="Calibri" w:hAnsi="Calibri" w:cs="Calibri"/>
        </w:rPr>
        <w:t>,</w:t>
      </w:r>
      <w:commentRangeStart w:id="21"/>
      <w:commentRangeStart w:id="22"/>
      <w:commentRangeStart w:id="23"/>
      <w:commentRangeStart w:id="24"/>
      <w:commentRangeStart w:id="25"/>
      <w:r w:rsidR="63AB9083" w:rsidRPr="6645CDB9">
        <w:rPr>
          <w:rFonts w:ascii="Calibri" w:eastAsia="Calibri" w:hAnsi="Calibri" w:cs="Calibri"/>
        </w:rPr>
        <w:t xml:space="preserve"> Redemption Period</w:t>
      </w:r>
      <w:commentRangeEnd w:id="21"/>
      <w:r>
        <w:rPr>
          <w:rStyle w:val="CommentReference"/>
        </w:rPr>
        <w:commentReference w:id="21"/>
      </w:r>
      <w:commentRangeEnd w:id="22"/>
      <w:r>
        <w:rPr>
          <w:rStyle w:val="CommentReference"/>
        </w:rPr>
        <w:commentReference w:id="22"/>
      </w:r>
      <w:commentRangeEnd w:id="23"/>
      <w:r>
        <w:rPr>
          <w:rStyle w:val="CommentReference"/>
        </w:rPr>
        <w:commentReference w:id="23"/>
      </w:r>
      <w:commentRangeEnd w:id="24"/>
      <w:r>
        <w:rPr>
          <w:rStyle w:val="CommentReference"/>
        </w:rPr>
        <w:commentReference w:id="24"/>
      </w:r>
      <w:commentRangeEnd w:id="25"/>
      <w:r>
        <w:rPr>
          <w:rStyle w:val="CommentReference"/>
        </w:rPr>
        <w:commentReference w:id="25"/>
      </w:r>
      <w:r w:rsidR="255DBE6B" w:rsidRPr="6645CDB9">
        <w:rPr>
          <w:rFonts w:ascii="Calibri" w:eastAsia="Calibri" w:hAnsi="Calibri" w:cs="Calibri"/>
        </w:rPr>
        <w:t xml:space="preserve"> &amp; </w:t>
      </w:r>
      <w:r w:rsidR="60B8A263" w:rsidRPr="6645CDB9">
        <w:rPr>
          <w:rFonts w:ascii="Calibri" w:eastAsia="Calibri" w:hAnsi="Calibri" w:cs="Calibri"/>
        </w:rPr>
        <w:t xml:space="preserve">Virtual Product </w:t>
      </w:r>
      <w:r w:rsidR="255DBE6B" w:rsidRPr="6645CDB9">
        <w:rPr>
          <w:rFonts w:ascii="Calibri" w:eastAsia="Calibri" w:hAnsi="Calibri" w:cs="Calibri"/>
        </w:rPr>
        <w:t>T&amp;C</w:t>
      </w:r>
    </w:p>
    <w:p w14:paraId="64CE510C" w14:textId="7B7573B2" w:rsidR="0A6315E3" w:rsidRDefault="36801DAB" w:rsidP="004B17EA">
      <w:pPr>
        <w:pStyle w:val="ListParagraph"/>
        <w:numPr>
          <w:ilvl w:val="1"/>
          <w:numId w:val="10"/>
        </w:numPr>
        <w:spacing w:after="80" w:line="276" w:lineRule="auto"/>
        <w:rPr>
          <w:rFonts w:ascii="Calibri" w:eastAsia="Calibri" w:hAnsi="Calibri" w:cs="Calibri"/>
        </w:rPr>
      </w:pPr>
      <w:r w:rsidRPr="13A0E1D3">
        <w:rPr>
          <w:rFonts w:ascii="Calibri" w:eastAsia="Calibri" w:hAnsi="Calibri" w:cs="Calibri"/>
        </w:rPr>
        <w:t>Allow select Quantity</w:t>
      </w:r>
    </w:p>
    <w:p w14:paraId="322568CB" w14:textId="7AB74907" w:rsidR="0A6315E3" w:rsidRDefault="36801DAB" w:rsidP="004B17EA">
      <w:pPr>
        <w:pStyle w:val="ListParagraph"/>
        <w:numPr>
          <w:ilvl w:val="1"/>
          <w:numId w:val="10"/>
        </w:numPr>
        <w:spacing w:after="80" w:line="276" w:lineRule="auto"/>
        <w:rPr>
          <w:rFonts w:ascii="Calibri" w:eastAsia="Calibri" w:hAnsi="Calibri" w:cs="Calibri"/>
        </w:rPr>
      </w:pPr>
      <w:r w:rsidRPr="13A0E1D3">
        <w:rPr>
          <w:rFonts w:ascii="Calibri" w:eastAsia="Calibri" w:hAnsi="Calibri" w:cs="Calibri"/>
        </w:rPr>
        <w:t>Allow add to Wishlist</w:t>
      </w:r>
    </w:p>
    <w:p w14:paraId="351A30F8" w14:textId="535954B4" w:rsidR="0A6315E3" w:rsidRDefault="36801DAB" w:rsidP="004B17EA">
      <w:pPr>
        <w:pStyle w:val="ListParagraph"/>
        <w:numPr>
          <w:ilvl w:val="1"/>
          <w:numId w:val="10"/>
        </w:numPr>
        <w:spacing w:after="80" w:line="276" w:lineRule="auto"/>
        <w:rPr>
          <w:rFonts w:ascii="Calibri" w:eastAsia="Calibri" w:hAnsi="Calibri" w:cs="Calibri"/>
        </w:rPr>
      </w:pPr>
      <w:r w:rsidRPr="6645CDB9">
        <w:rPr>
          <w:rFonts w:ascii="Calibri" w:eastAsia="Calibri" w:hAnsi="Calibri" w:cs="Calibri"/>
        </w:rPr>
        <w:t>Click [Add to Cart] to add item</w:t>
      </w:r>
      <w:r w:rsidR="485FBCC1" w:rsidRPr="6645CDB9">
        <w:rPr>
          <w:rFonts w:ascii="Calibri" w:eastAsia="Calibri" w:hAnsi="Calibri" w:cs="Calibri"/>
        </w:rPr>
        <w:t>(s)</w:t>
      </w:r>
      <w:r w:rsidRPr="6645CDB9">
        <w:rPr>
          <w:rFonts w:ascii="Calibri" w:eastAsia="Calibri" w:hAnsi="Calibri" w:cs="Calibri"/>
        </w:rPr>
        <w:t xml:space="preserve"> to cart</w:t>
      </w:r>
    </w:p>
    <w:p w14:paraId="012E5087" w14:textId="68D3D4BB" w:rsidR="0A6315E3" w:rsidRDefault="10AEE983" w:rsidP="004B17EA">
      <w:pPr>
        <w:pStyle w:val="ListParagraph"/>
        <w:numPr>
          <w:ilvl w:val="0"/>
          <w:numId w:val="10"/>
        </w:numPr>
        <w:spacing w:after="80" w:line="276" w:lineRule="auto"/>
        <w:rPr>
          <w:lang w:val="en-HK"/>
        </w:rPr>
      </w:pPr>
      <w:r w:rsidRPr="6645CDB9">
        <w:rPr>
          <w:rFonts w:eastAsia="Calibri"/>
          <w:b/>
          <w:bCs/>
        </w:rPr>
        <w:t xml:space="preserve">Special </w:t>
      </w:r>
      <w:r w:rsidR="68A6D1BD" w:rsidRPr="6645CDB9">
        <w:rPr>
          <w:rFonts w:eastAsia="Calibri"/>
          <w:b/>
          <w:bCs/>
        </w:rPr>
        <w:t>Product</w:t>
      </w:r>
      <w:r w:rsidR="6484E740" w:rsidRPr="6645CDB9">
        <w:rPr>
          <w:b/>
          <w:bCs/>
        </w:rPr>
        <w:t xml:space="preserve"> </w:t>
      </w:r>
    </w:p>
    <w:p w14:paraId="0C49FA27" w14:textId="40CDCF55" w:rsidR="0A6315E3" w:rsidRDefault="76914331" w:rsidP="004B17EA">
      <w:pPr>
        <w:pStyle w:val="ListParagraph"/>
        <w:numPr>
          <w:ilvl w:val="1"/>
          <w:numId w:val="10"/>
        </w:numPr>
        <w:spacing w:after="80" w:line="276" w:lineRule="auto"/>
        <w:rPr>
          <w:rFonts w:ascii="Calibri" w:eastAsia="Calibri" w:hAnsi="Calibri" w:cs="Calibri"/>
        </w:rPr>
      </w:pPr>
      <w:r w:rsidRPr="6645CDB9">
        <w:rPr>
          <w:rFonts w:ascii="Calibri" w:eastAsia="Calibri" w:hAnsi="Calibri" w:cs="Calibri"/>
        </w:rPr>
        <w:t>Show</w:t>
      </w:r>
      <w:r w:rsidR="76FF881B" w:rsidRPr="6645CDB9">
        <w:rPr>
          <w:rFonts w:ascii="Calibri" w:eastAsia="Calibri" w:hAnsi="Calibri" w:cs="Calibri"/>
        </w:rPr>
        <w:t xml:space="preserve"> </w:t>
      </w:r>
      <w:r w:rsidR="04688EF1" w:rsidRPr="6645CDB9">
        <w:rPr>
          <w:rFonts w:ascii="Calibri" w:eastAsia="Calibri" w:hAnsi="Calibri" w:cs="Calibri"/>
        </w:rPr>
        <w:t>Description</w:t>
      </w:r>
      <w:r w:rsidR="41883625" w:rsidRPr="6645CDB9">
        <w:rPr>
          <w:rFonts w:ascii="Calibri" w:eastAsia="Calibri" w:hAnsi="Calibri" w:cs="Calibri"/>
        </w:rPr>
        <w:t xml:space="preserve"> </w:t>
      </w:r>
      <w:r w:rsidR="1EE9D1DD" w:rsidRPr="6645CDB9">
        <w:rPr>
          <w:rFonts w:ascii="Calibri" w:eastAsia="Calibri" w:hAnsi="Calibri" w:cs="Calibri"/>
        </w:rPr>
        <w:t>(</w:t>
      </w:r>
      <w:r w:rsidR="0007640E" w:rsidRPr="6645CDB9">
        <w:rPr>
          <w:rFonts w:ascii="Calibri" w:eastAsia="Calibri" w:hAnsi="Calibri" w:cs="Calibri"/>
        </w:rPr>
        <w:t>Delivery</w:t>
      </w:r>
      <w:r w:rsidR="3B7085A2" w:rsidRPr="6645CDB9">
        <w:rPr>
          <w:rFonts w:ascii="Calibri" w:eastAsia="Calibri" w:hAnsi="Calibri" w:cs="Calibri"/>
        </w:rPr>
        <w:t xml:space="preserve"> by Appointment</w:t>
      </w:r>
      <w:r w:rsidR="1EE9D1DD" w:rsidRPr="6645CDB9">
        <w:rPr>
          <w:rFonts w:ascii="Calibri" w:eastAsia="Calibri" w:hAnsi="Calibri" w:cs="Calibri"/>
        </w:rPr>
        <w:t xml:space="preserve">/ </w:t>
      </w:r>
      <w:r w:rsidR="6AE23577" w:rsidRPr="6645CDB9">
        <w:rPr>
          <w:rFonts w:ascii="Calibri" w:eastAsia="Calibri" w:hAnsi="Calibri" w:cs="Calibri"/>
        </w:rPr>
        <w:t>Merchant Delivery</w:t>
      </w:r>
      <w:r w:rsidR="41883625" w:rsidRPr="6645CDB9">
        <w:rPr>
          <w:rFonts w:ascii="Calibri" w:eastAsia="Calibri" w:hAnsi="Calibri" w:cs="Calibri"/>
        </w:rPr>
        <w:t xml:space="preserve"> </w:t>
      </w:r>
      <w:r w:rsidR="589C3C4C" w:rsidRPr="6645CDB9">
        <w:rPr>
          <w:rFonts w:ascii="Calibri" w:eastAsia="Calibri" w:hAnsi="Calibri" w:cs="Calibri"/>
        </w:rPr>
        <w:t>Detail</w:t>
      </w:r>
      <w:r w:rsidR="1EE9D1DD" w:rsidRPr="6645CDB9">
        <w:rPr>
          <w:rFonts w:ascii="Calibri" w:eastAsia="Calibri" w:hAnsi="Calibri" w:cs="Calibri"/>
        </w:rPr>
        <w:t>)</w:t>
      </w:r>
      <w:r w:rsidR="589C3C4C" w:rsidRPr="6645CDB9">
        <w:rPr>
          <w:rFonts w:ascii="Calibri" w:eastAsia="Calibri" w:hAnsi="Calibri" w:cs="Calibri"/>
        </w:rPr>
        <w:t>,</w:t>
      </w:r>
      <w:r w:rsidR="31290C1D" w:rsidRPr="6645CDB9">
        <w:rPr>
          <w:rFonts w:ascii="Calibri" w:eastAsia="Calibri" w:hAnsi="Calibri" w:cs="Calibri"/>
        </w:rPr>
        <w:t xml:space="preserve"> </w:t>
      </w:r>
      <w:r w:rsidR="589C3C4C" w:rsidRPr="6645CDB9">
        <w:rPr>
          <w:rFonts w:ascii="Calibri" w:eastAsia="Calibri" w:hAnsi="Calibri" w:cs="Calibri"/>
        </w:rPr>
        <w:t>Product T&amp;C &amp; REE</w:t>
      </w:r>
      <w:r w:rsidR="4E9819F2" w:rsidRPr="6645CDB9">
        <w:rPr>
          <w:rFonts w:ascii="Calibri" w:eastAsia="Calibri" w:hAnsi="Calibri" w:cs="Calibri"/>
        </w:rPr>
        <w:t xml:space="preserve"> options</w:t>
      </w:r>
    </w:p>
    <w:p w14:paraId="79313A16" w14:textId="5C0D0D9C" w:rsidR="0A6315E3" w:rsidRDefault="7B67B10D" w:rsidP="004B17EA">
      <w:pPr>
        <w:pStyle w:val="ListParagraph"/>
        <w:numPr>
          <w:ilvl w:val="1"/>
          <w:numId w:val="10"/>
        </w:numPr>
        <w:spacing w:after="80" w:line="276" w:lineRule="auto"/>
        <w:rPr>
          <w:rFonts w:ascii="Calibri" w:eastAsia="Calibri" w:hAnsi="Calibri" w:cs="Calibri"/>
          <w:lang w:val="en-HK"/>
        </w:rPr>
      </w:pPr>
      <w:r w:rsidRPr="6645CDB9">
        <w:rPr>
          <w:rFonts w:eastAsia="Calibri"/>
          <w:lang w:val="en-HK"/>
        </w:rPr>
        <w:t>Allow select Quantity</w:t>
      </w:r>
      <w:r w:rsidRPr="6645CDB9">
        <w:rPr>
          <w:rFonts w:eastAsia="Calibri"/>
          <w:b/>
          <w:bCs/>
          <w:lang w:val="en-HK"/>
        </w:rPr>
        <w:t xml:space="preserve"> </w:t>
      </w:r>
    </w:p>
    <w:p w14:paraId="24685B50" w14:textId="057C3E33" w:rsidR="331F74D6" w:rsidRDefault="331F74D6" w:rsidP="004B17EA">
      <w:pPr>
        <w:pStyle w:val="ListParagraph"/>
        <w:numPr>
          <w:ilvl w:val="1"/>
          <w:numId w:val="10"/>
        </w:numPr>
        <w:spacing w:after="80" w:line="276" w:lineRule="auto"/>
        <w:rPr>
          <w:rFonts w:ascii="Calibri" w:eastAsia="Calibri" w:hAnsi="Calibri" w:cs="Calibri"/>
        </w:rPr>
      </w:pPr>
      <w:r w:rsidRPr="6645CDB9">
        <w:rPr>
          <w:rFonts w:ascii="Calibri" w:eastAsia="Calibri" w:hAnsi="Calibri" w:cs="Calibri"/>
        </w:rPr>
        <w:t>Allow add to Wishlist</w:t>
      </w:r>
    </w:p>
    <w:p w14:paraId="44F2FB18" w14:textId="72B16D23" w:rsidR="458749DB" w:rsidRPr="003A72A1" w:rsidRDefault="331F74D6" w:rsidP="004B17EA">
      <w:pPr>
        <w:pStyle w:val="ListParagraph"/>
        <w:numPr>
          <w:ilvl w:val="1"/>
          <w:numId w:val="10"/>
        </w:numPr>
        <w:spacing w:after="80" w:line="276" w:lineRule="auto"/>
        <w:rPr>
          <w:rFonts w:ascii="Calibri" w:eastAsia="Calibri" w:hAnsi="Calibri" w:cs="Calibri"/>
        </w:rPr>
      </w:pPr>
      <w:r w:rsidRPr="6645CDB9">
        <w:rPr>
          <w:rFonts w:ascii="Calibri" w:eastAsia="Calibri" w:hAnsi="Calibri" w:cs="Calibri"/>
        </w:rPr>
        <w:t>Click [Add to Cart] to add item(s) to cart</w:t>
      </w:r>
    </w:p>
    <w:p w14:paraId="3839621B" w14:textId="2973A227" w:rsidR="003A72A1" w:rsidRPr="00F76793" w:rsidRDefault="003A72A1" w:rsidP="6645CDB9">
      <w:pPr>
        <w:spacing w:after="80" w:line="276" w:lineRule="auto"/>
        <w:rPr>
          <w:rFonts w:ascii="Calibri" w:eastAsiaTheme="minorEastAsia" w:hAnsi="Calibri" w:cs="Calibri"/>
          <w:lang w:eastAsia="zh-TW"/>
        </w:rPr>
      </w:pPr>
      <w:r w:rsidRPr="6645CDB9">
        <w:rPr>
          <w:rFonts w:ascii="Calibri" w:eastAsiaTheme="minorEastAsia" w:hAnsi="Calibri" w:cs="Calibri"/>
          <w:lang w:eastAsia="zh-TW"/>
        </w:rPr>
        <w:t xml:space="preserve">Remarks: User may add E-redemption/Merchant Direct/Delivery </w:t>
      </w:r>
      <w:r w:rsidR="2B76D41E" w:rsidRPr="6645CDB9">
        <w:rPr>
          <w:rFonts w:ascii="Calibri" w:eastAsiaTheme="minorEastAsia" w:hAnsi="Calibri" w:cs="Calibri"/>
          <w:lang w:eastAsia="zh-TW"/>
        </w:rPr>
        <w:t xml:space="preserve">by Appointment </w:t>
      </w:r>
      <w:r w:rsidRPr="6645CDB9">
        <w:rPr>
          <w:rFonts w:ascii="Calibri" w:eastAsiaTheme="minorEastAsia" w:hAnsi="Calibri" w:cs="Calibri"/>
          <w:lang w:eastAsia="zh-TW"/>
        </w:rPr>
        <w:t xml:space="preserve">tag </w:t>
      </w:r>
      <w:r w:rsidR="493F00CA" w:rsidRPr="6645CDB9">
        <w:rPr>
          <w:rFonts w:ascii="Calibri" w:eastAsiaTheme="minorEastAsia" w:hAnsi="Calibri" w:cs="Calibri"/>
          <w:lang w:eastAsia="zh-TW"/>
        </w:rPr>
        <w:t xml:space="preserve">on </w:t>
      </w:r>
      <w:r w:rsidRPr="6645CDB9">
        <w:rPr>
          <w:rFonts w:ascii="Calibri" w:eastAsiaTheme="minorEastAsia" w:hAnsi="Calibri" w:cs="Calibri"/>
          <w:lang w:eastAsia="zh-TW"/>
        </w:rPr>
        <w:t>image to identify the de</w:t>
      </w:r>
      <w:r w:rsidR="00F76793" w:rsidRPr="6645CDB9">
        <w:rPr>
          <w:rFonts w:ascii="Calibri" w:eastAsiaTheme="minorEastAsia" w:hAnsi="Calibri" w:cs="Calibri"/>
          <w:lang w:eastAsia="zh-TW"/>
        </w:rPr>
        <w:t>livery method</w:t>
      </w:r>
    </w:p>
    <w:p w14:paraId="0BB8695B" w14:textId="4EADC9D7" w:rsidR="2DFD1964" w:rsidRDefault="2DFD1964" w:rsidP="2DFD1964">
      <w:pPr>
        <w:spacing w:after="80" w:line="276" w:lineRule="auto"/>
        <w:rPr>
          <w:rFonts w:ascii="Calibri" w:eastAsia="Calibri" w:hAnsi="Calibri" w:cs="Calibri"/>
        </w:rPr>
      </w:pPr>
    </w:p>
    <w:tbl>
      <w:tblPr>
        <w:tblStyle w:val="TableGrid"/>
        <w:tblW w:w="0" w:type="auto"/>
        <w:tblBorders>
          <w:top w:val="single" w:sz="8" w:space="0" w:color="7F7F7F" w:themeColor="text1" w:themeTint="80"/>
          <w:left w:val="single" w:sz="8" w:space="0" w:color="7F7F7F" w:themeColor="text1" w:themeTint="80"/>
          <w:bottom w:val="single" w:sz="8" w:space="0" w:color="7F7F7F" w:themeColor="text1" w:themeTint="80"/>
          <w:right w:val="single" w:sz="8" w:space="0" w:color="7F7F7F" w:themeColor="text1" w:themeTint="80"/>
          <w:insideH w:val="single" w:sz="8" w:space="0" w:color="7F7F7F" w:themeColor="text1" w:themeTint="80"/>
          <w:insideV w:val="single" w:sz="8" w:space="0" w:color="7F7F7F" w:themeColor="text1" w:themeTint="80"/>
        </w:tblBorders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E7CAB57" w14:paraId="1F0206D8" w14:textId="77777777" w:rsidTr="6EE85AE7">
        <w:trPr>
          <w:trHeight w:val="380"/>
        </w:trPr>
        <w:tc>
          <w:tcPr>
            <w:tcW w:w="4508" w:type="dxa"/>
            <w:shd w:val="clear" w:color="auto" w:fill="FFF2CC" w:themeFill="accent4" w:themeFillTint="33"/>
            <w:vAlign w:val="center"/>
          </w:tcPr>
          <w:p w14:paraId="66C18FF6" w14:textId="592BDC6F" w:rsidR="619126B8" w:rsidRDefault="01DBFBEB" w:rsidP="3FA9D491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3FA9D491">
              <w:rPr>
                <w:rFonts w:eastAsiaTheme="minorEastAsia"/>
                <w:color w:val="000000" w:themeColor="text1"/>
                <w:sz w:val="20"/>
                <w:szCs w:val="20"/>
              </w:rPr>
              <w:t>PDP - Virtual Product</w:t>
            </w:r>
          </w:p>
        </w:tc>
        <w:tc>
          <w:tcPr>
            <w:tcW w:w="4508" w:type="dxa"/>
            <w:shd w:val="clear" w:color="auto" w:fill="FFF2CC" w:themeFill="accent4" w:themeFillTint="33"/>
            <w:vAlign w:val="center"/>
          </w:tcPr>
          <w:p w14:paraId="18C302BB" w14:textId="1877EA43" w:rsidR="619126B8" w:rsidRDefault="619126B8" w:rsidP="4E7CAB57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</w:p>
        </w:tc>
      </w:tr>
      <w:tr w:rsidR="4E7CAB57" w14:paraId="02DDACAB" w14:textId="77777777" w:rsidTr="6EE85AE7">
        <w:trPr>
          <w:trHeight w:val="300"/>
        </w:trPr>
        <w:tc>
          <w:tcPr>
            <w:tcW w:w="4508" w:type="dxa"/>
          </w:tcPr>
          <w:p w14:paraId="065FCB94" w14:textId="3D375AFF" w:rsidR="3025EAD4" w:rsidRDefault="3084E272" w:rsidP="4E7CAB57">
            <w:r>
              <w:rPr>
                <w:noProof/>
                <w:color w:val="2B579A"/>
                <w:shd w:val="clear" w:color="auto" w:fill="E6E6E6"/>
              </w:rPr>
              <w:drawing>
                <wp:inline distT="0" distB="0" distL="0" distR="0" wp14:anchorId="243C2970" wp14:editId="74D25607">
                  <wp:extent cx="2714625" cy="1716064"/>
                  <wp:effectExtent l="0" t="0" r="0" b="0"/>
                  <wp:docPr id="526876202" name="Picture 526876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9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716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6E39ED" w14:textId="43059BA9" w:rsidR="1019F7E4" w:rsidRDefault="1019F7E4" w:rsidP="13A0E1D3"/>
        </w:tc>
      </w:tr>
      <w:tr w:rsidR="773E5BF0" w14:paraId="210F8D7A" w14:textId="77777777" w:rsidTr="6EE85AE7">
        <w:trPr>
          <w:trHeight w:val="300"/>
        </w:trPr>
        <w:tc>
          <w:tcPr>
            <w:tcW w:w="4508" w:type="dxa"/>
            <w:shd w:val="clear" w:color="auto" w:fill="FFF2CC" w:themeFill="accent4" w:themeFillTint="33"/>
          </w:tcPr>
          <w:p w14:paraId="34CA7AC9" w14:textId="6DD56A42" w:rsidR="123E327F" w:rsidRDefault="6F3A4DE3" w:rsidP="6EE85AE7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6EE85AE7">
              <w:rPr>
                <w:rFonts w:eastAsiaTheme="minorEastAsia"/>
                <w:sz w:val="20"/>
                <w:szCs w:val="20"/>
              </w:rPr>
              <w:t xml:space="preserve">PDP – Special – </w:t>
            </w:r>
            <w:r w:rsidR="45208892" w:rsidRPr="6EE85AE7">
              <w:rPr>
                <w:rFonts w:eastAsiaTheme="minorEastAsia"/>
                <w:sz w:val="20"/>
                <w:szCs w:val="20"/>
              </w:rPr>
              <w:t>Delivery</w:t>
            </w:r>
            <w:r w:rsidRPr="6EE85AE7">
              <w:rPr>
                <w:rFonts w:eastAsiaTheme="minorEastAsia"/>
                <w:sz w:val="20"/>
                <w:szCs w:val="20"/>
              </w:rPr>
              <w:t xml:space="preserve"> </w:t>
            </w:r>
            <w:r w:rsidR="21DA13AF" w:rsidRPr="6EE85AE7">
              <w:rPr>
                <w:rFonts w:eastAsiaTheme="minorEastAsia"/>
                <w:sz w:val="20"/>
                <w:szCs w:val="20"/>
              </w:rPr>
              <w:t xml:space="preserve">by Appointment </w:t>
            </w:r>
            <w:r w:rsidRPr="6EE85AE7">
              <w:rPr>
                <w:rFonts w:eastAsiaTheme="minorEastAsia"/>
                <w:sz w:val="20"/>
                <w:szCs w:val="20"/>
              </w:rPr>
              <w:t>Product</w:t>
            </w:r>
          </w:p>
        </w:tc>
        <w:tc>
          <w:tcPr>
            <w:tcW w:w="4508" w:type="dxa"/>
            <w:shd w:val="clear" w:color="auto" w:fill="FFF2CC" w:themeFill="accent4" w:themeFillTint="33"/>
          </w:tcPr>
          <w:p w14:paraId="02BEE72C" w14:textId="3AE308C1" w:rsidR="123E327F" w:rsidRDefault="6CA15E4A" w:rsidP="6EE85AE7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6EE85AE7">
              <w:rPr>
                <w:rFonts w:eastAsiaTheme="minorEastAsia"/>
                <w:sz w:val="20"/>
                <w:szCs w:val="20"/>
              </w:rPr>
              <w:t xml:space="preserve">PDP – Special – </w:t>
            </w:r>
            <w:r w:rsidR="0BF5B7D5" w:rsidRPr="6EE85AE7">
              <w:rPr>
                <w:rFonts w:eastAsiaTheme="minorEastAsia"/>
                <w:sz w:val="20"/>
                <w:szCs w:val="20"/>
              </w:rPr>
              <w:t>Merchant Delivery</w:t>
            </w:r>
            <w:r w:rsidRPr="6EE85AE7">
              <w:rPr>
                <w:rFonts w:eastAsiaTheme="minorEastAsia"/>
                <w:sz w:val="20"/>
                <w:szCs w:val="20"/>
              </w:rPr>
              <w:t xml:space="preserve"> Product</w:t>
            </w:r>
          </w:p>
        </w:tc>
      </w:tr>
      <w:tr w:rsidR="773E5BF0" w14:paraId="7FF44F02" w14:textId="77777777" w:rsidTr="6EE85AE7">
        <w:trPr>
          <w:trHeight w:val="300"/>
        </w:trPr>
        <w:tc>
          <w:tcPr>
            <w:tcW w:w="4508" w:type="dxa"/>
          </w:tcPr>
          <w:p w14:paraId="39701229" w14:textId="2A968248" w:rsidR="49D7C75F" w:rsidRDefault="49D7C75F" w:rsidP="773E5BF0">
            <w:r>
              <w:rPr>
                <w:noProof/>
              </w:rPr>
              <w:lastRenderedPageBreak/>
              <w:drawing>
                <wp:inline distT="0" distB="0" distL="0" distR="0" wp14:anchorId="6E6656D3" wp14:editId="612A8055">
                  <wp:extent cx="2714625" cy="1743075"/>
                  <wp:effectExtent l="0" t="0" r="0" b="0"/>
                  <wp:docPr id="170348065" name="Picture 170348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F1CDAA" w14:textId="4FDFD53F" w:rsidR="1AA763F4" w:rsidRDefault="1AA763F4" w:rsidP="773E5BF0">
            <w:r>
              <w:rPr>
                <w:noProof/>
              </w:rPr>
              <w:drawing>
                <wp:inline distT="0" distB="0" distL="0" distR="0" wp14:anchorId="15FFD500" wp14:editId="6C10E2D9">
                  <wp:extent cx="2714625" cy="2026635"/>
                  <wp:effectExtent l="0" t="0" r="0" b="0"/>
                  <wp:docPr id="137349315" name="Picture 776367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636797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37" b="10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02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D9A7D" w14:textId="1E831FBE" w:rsidR="67FCD3DD" w:rsidRPr="00625A22" w:rsidRDefault="79577D43" w:rsidP="0E6B1422">
      <w:r>
        <w:br w:type="page"/>
      </w:r>
    </w:p>
    <w:p w14:paraId="4CDB02F0" w14:textId="42DB8725" w:rsidR="67FCD3DD" w:rsidRPr="00583173" w:rsidRDefault="34709C40" w:rsidP="4E7CAB57">
      <w:r w:rsidRPr="4E7CAB57">
        <w:rPr>
          <w:rFonts w:ascii="Calibri" w:eastAsia="Calibri" w:hAnsi="Calibri" w:cs="Calibri"/>
          <w:b/>
          <w:bCs/>
          <w:sz w:val="24"/>
          <w:szCs w:val="24"/>
        </w:rPr>
        <w:lastRenderedPageBreak/>
        <w:t>Shopping Cart</w:t>
      </w:r>
    </w:p>
    <w:p w14:paraId="4EB9A617" w14:textId="25398AE8" w:rsidR="5AA6400B" w:rsidRDefault="5AA6400B" w:rsidP="004B17EA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ED7D31" w:themeColor="accent2"/>
        </w:rPr>
      </w:pPr>
      <w:r w:rsidRPr="341C9ABF">
        <w:rPr>
          <w:rFonts w:ascii="Calibri" w:eastAsia="Calibri" w:hAnsi="Calibri" w:cs="Calibri"/>
        </w:rPr>
        <w:t xml:space="preserve">Allow to </w:t>
      </w:r>
      <w:r w:rsidR="238BE3A7" w:rsidRPr="341C9ABF">
        <w:rPr>
          <w:rFonts w:ascii="Calibri" w:eastAsia="Calibri" w:hAnsi="Calibri" w:cs="Calibri"/>
        </w:rPr>
        <w:t xml:space="preserve">include </w:t>
      </w:r>
      <w:r w:rsidR="005B0450" w:rsidRPr="341C9ABF">
        <w:rPr>
          <w:rFonts w:ascii="Calibri" w:eastAsia="Calibri" w:hAnsi="Calibri" w:cs="Calibri"/>
        </w:rPr>
        <w:t>Physical</w:t>
      </w:r>
      <w:r w:rsidRPr="341C9ABF">
        <w:rPr>
          <w:rFonts w:ascii="Calibri" w:eastAsia="Calibri" w:hAnsi="Calibri" w:cs="Calibri"/>
        </w:rPr>
        <w:t xml:space="preserve"> products, Virtual products, </w:t>
      </w:r>
      <w:r w:rsidR="0EDF30C0" w:rsidRPr="341C9ABF">
        <w:rPr>
          <w:rFonts w:ascii="Calibri" w:eastAsia="Calibri" w:hAnsi="Calibri" w:cs="Calibri"/>
        </w:rPr>
        <w:t xml:space="preserve">and </w:t>
      </w:r>
      <w:r w:rsidR="001A64AA" w:rsidRPr="341C9ABF">
        <w:rPr>
          <w:rFonts w:ascii="Calibri" w:eastAsia="Calibri" w:hAnsi="Calibri" w:cs="Calibri"/>
        </w:rPr>
        <w:t xml:space="preserve">Special </w:t>
      </w:r>
      <w:r w:rsidR="0EDF30C0" w:rsidRPr="341C9ABF">
        <w:rPr>
          <w:rFonts w:ascii="Calibri" w:eastAsia="Calibri" w:hAnsi="Calibri" w:cs="Calibri"/>
        </w:rPr>
        <w:t xml:space="preserve">products </w:t>
      </w:r>
      <w:r w:rsidR="298DEC3C" w:rsidRPr="341C9ABF">
        <w:rPr>
          <w:rFonts w:ascii="Calibri" w:eastAsia="Calibri" w:hAnsi="Calibri" w:cs="Calibri"/>
        </w:rPr>
        <w:t xml:space="preserve">in </w:t>
      </w:r>
      <w:r w:rsidR="0EDF30C0" w:rsidRPr="341C9ABF">
        <w:rPr>
          <w:rFonts w:ascii="Calibri" w:eastAsia="Calibri" w:hAnsi="Calibri" w:cs="Calibri"/>
        </w:rPr>
        <w:t xml:space="preserve">the same </w:t>
      </w:r>
      <w:r w:rsidR="4426682D" w:rsidRPr="341C9ABF">
        <w:rPr>
          <w:rFonts w:ascii="Calibri" w:eastAsia="Calibri" w:hAnsi="Calibri" w:cs="Calibri"/>
        </w:rPr>
        <w:t>shopping cart</w:t>
      </w:r>
      <w:r w:rsidR="0EDF30C0" w:rsidRPr="341C9ABF">
        <w:rPr>
          <w:rFonts w:ascii="Calibri" w:eastAsia="Calibri" w:hAnsi="Calibri" w:cs="Calibri"/>
        </w:rPr>
        <w:t>.</w:t>
      </w:r>
    </w:p>
    <w:p w14:paraId="07DA0642" w14:textId="59F3D0F8" w:rsidR="67FCD3DD" w:rsidRPr="00625A22" w:rsidRDefault="6AAF30C4" w:rsidP="004B17EA">
      <w:pPr>
        <w:pStyle w:val="ListParagraph"/>
        <w:numPr>
          <w:ilvl w:val="0"/>
          <w:numId w:val="4"/>
        </w:numPr>
        <w:rPr>
          <w:rFonts w:eastAsia="Calibri"/>
          <w:b/>
          <w:bCs/>
        </w:rPr>
      </w:pPr>
      <w:r w:rsidRPr="341C9ABF">
        <w:rPr>
          <w:rFonts w:ascii="Calibri" w:eastAsia="Calibri" w:hAnsi="Calibri" w:cs="Calibri"/>
        </w:rPr>
        <w:t>For</w:t>
      </w:r>
      <w:r w:rsidRPr="341C9ABF">
        <w:rPr>
          <w:rFonts w:ascii="Calibri" w:eastAsia="Calibri" w:hAnsi="Calibri" w:cs="Calibri"/>
          <w:b/>
          <w:bCs/>
        </w:rPr>
        <w:t xml:space="preserve"> </w:t>
      </w:r>
      <w:r w:rsidR="34709C40" w:rsidRPr="341C9ABF">
        <w:rPr>
          <w:rFonts w:ascii="Calibri" w:eastAsia="Calibri" w:hAnsi="Calibri" w:cs="Calibri"/>
          <w:b/>
          <w:bCs/>
        </w:rPr>
        <w:t>Virtual Product</w:t>
      </w:r>
    </w:p>
    <w:p w14:paraId="12162D28" w14:textId="098D90E0" w:rsidR="6FDCE04C" w:rsidRPr="00933EEE" w:rsidRDefault="6FDCE04C" w:rsidP="004B17EA">
      <w:pPr>
        <w:pStyle w:val="ListParagraph"/>
        <w:numPr>
          <w:ilvl w:val="1"/>
          <w:numId w:val="4"/>
        </w:numPr>
        <w:rPr>
          <w:rFonts w:eastAsia="Calibri"/>
        </w:rPr>
      </w:pPr>
      <w:r w:rsidRPr="341C9ABF">
        <w:rPr>
          <w:rFonts w:eastAsia="Calibri"/>
        </w:rPr>
        <w:t xml:space="preserve">Show Delivery Tag </w:t>
      </w:r>
      <w:r w:rsidRPr="341C9ABF">
        <w:rPr>
          <w:rFonts w:eastAsia="Calibri"/>
          <w:b/>
          <w:bCs/>
        </w:rPr>
        <w:t>“</w:t>
      </w:r>
      <w:r w:rsidR="1468676A" w:rsidRPr="341C9ABF">
        <w:rPr>
          <w:rFonts w:eastAsia="Calibri"/>
          <w:b/>
          <w:bCs/>
        </w:rPr>
        <w:t>E-r</w:t>
      </w:r>
      <w:r w:rsidRPr="341C9ABF">
        <w:rPr>
          <w:rFonts w:eastAsia="Calibri"/>
          <w:b/>
          <w:bCs/>
        </w:rPr>
        <w:t>edemption”</w:t>
      </w:r>
      <w:r w:rsidRPr="341C9ABF">
        <w:rPr>
          <w:rFonts w:eastAsia="Calibri"/>
        </w:rPr>
        <w:t xml:space="preserve"> (show before other tags, e.g. Combo Offer)</w:t>
      </w:r>
    </w:p>
    <w:p w14:paraId="3F761D5A" w14:textId="5F10811A" w:rsidR="67FCD3DD" w:rsidRPr="00933EEE" w:rsidRDefault="34709C40" w:rsidP="004B17EA">
      <w:pPr>
        <w:pStyle w:val="ListParagraph"/>
        <w:numPr>
          <w:ilvl w:val="1"/>
          <w:numId w:val="4"/>
        </w:numPr>
        <w:rPr>
          <w:rFonts w:ascii="Calibri" w:eastAsia="Calibri" w:hAnsi="Calibri" w:cs="Calibri"/>
        </w:rPr>
      </w:pPr>
      <w:r w:rsidRPr="341C9ABF">
        <w:rPr>
          <w:rFonts w:ascii="Calibri" w:eastAsia="Calibri" w:hAnsi="Calibri" w:cs="Calibri"/>
        </w:rPr>
        <w:t xml:space="preserve">Add </w:t>
      </w:r>
      <w:r w:rsidR="6EC809B9" w:rsidRPr="341C9ABF">
        <w:rPr>
          <w:rFonts w:ascii="Calibri" w:eastAsia="Calibri" w:hAnsi="Calibri" w:cs="Calibri"/>
        </w:rPr>
        <w:t xml:space="preserve">static </w:t>
      </w:r>
      <w:r w:rsidRPr="341C9ABF">
        <w:rPr>
          <w:rFonts w:ascii="Calibri" w:eastAsia="Calibri" w:hAnsi="Calibri" w:cs="Calibri"/>
        </w:rPr>
        <w:t xml:space="preserve">redemption description below </w:t>
      </w:r>
      <w:r w:rsidR="06113572" w:rsidRPr="341C9ABF">
        <w:rPr>
          <w:rFonts w:ascii="Calibri" w:eastAsia="Calibri" w:hAnsi="Calibri" w:cs="Calibri"/>
        </w:rPr>
        <w:t xml:space="preserve">virtual </w:t>
      </w:r>
      <w:r w:rsidRPr="341C9ABF">
        <w:rPr>
          <w:rFonts w:ascii="Calibri" w:eastAsia="Calibri" w:hAnsi="Calibri" w:cs="Calibri"/>
        </w:rPr>
        <w:t>product name</w:t>
      </w:r>
    </w:p>
    <w:p w14:paraId="61BE5F1E" w14:textId="5AF7DC1C" w:rsidR="67FCD3DD" w:rsidRPr="00625A22" w:rsidRDefault="0FCD23D4" w:rsidP="004B17EA">
      <w:pPr>
        <w:pStyle w:val="ListParagraph"/>
        <w:numPr>
          <w:ilvl w:val="0"/>
          <w:numId w:val="4"/>
        </w:numPr>
        <w:rPr>
          <w:rFonts w:eastAsia="Calibri"/>
          <w:b/>
          <w:bCs/>
        </w:rPr>
      </w:pPr>
      <w:r w:rsidRPr="341C9ABF">
        <w:rPr>
          <w:rFonts w:eastAsia="Calibri"/>
        </w:rPr>
        <w:t xml:space="preserve">For </w:t>
      </w:r>
      <w:r w:rsidR="240F2631" w:rsidRPr="341C9ABF">
        <w:rPr>
          <w:rFonts w:eastAsia="Calibri"/>
          <w:b/>
          <w:bCs/>
        </w:rPr>
        <w:t>Specia</w:t>
      </w:r>
      <w:r w:rsidR="00A24290" w:rsidRPr="341C9ABF">
        <w:rPr>
          <w:rFonts w:eastAsia="Calibri"/>
          <w:b/>
          <w:bCs/>
        </w:rPr>
        <w:t>l</w:t>
      </w:r>
      <w:r w:rsidR="240F2631" w:rsidRPr="341C9ABF">
        <w:rPr>
          <w:rFonts w:eastAsia="Calibri"/>
          <w:b/>
          <w:bCs/>
        </w:rPr>
        <w:t xml:space="preserve"> </w:t>
      </w:r>
      <w:r w:rsidR="34709C40" w:rsidRPr="341C9ABF">
        <w:rPr>
          <w:rFonts w:eastAsia="Calibri"/>
          <w:b/>
          <w:bCs/>
        </w:rPr>
        <w:t>Product</w:t>
      </w:r>
    </w:p>
    <w:p w14:paraId="551E5EDF" w14:textId="78ED9C06" w:rsidR="00FC26A4" w:rsidRDefault="2C4270B4" w:rsidP="004B17EA">
      <w:pPr>
        <w:pStyle w:val="ListParagraph"/>
        <w:numPr>
          <w:ilvl w:val="1"/>
          <w:numId w:val="4"/>
        </w:numPr>
        <w:rPr>
          <w:rFonts w:eastAsia="Calibri"/>
          <w:color w:val="ED7D31" w:themeColor="accent2"/>
        </w:rPr>
      </w:pPr>
      <w:r w:rsidRPr="341C9ABF">
        <w:rPr>
          <w:rFonts w:eastAsia="Calibri"/>
        </w:rPr>
        <w:t xml:space="preserve">Show Delivery Tag </w:t>
      </w:r>
      <w:r w:rsidRPr="341C9ABF">
        <w:rPr>
          <w:rFonts w:asciiTheme="minorEastAsia" w:eastAsiaTheme="minorEastAsia" w:hAnsiTheme="minorEastAsia"/>
          <w:lang w:eastAsia="zh-TW"/>
        </w:rPr>
        <w:t>“</w:t>
      </w:r>
      <w:r w:rsidR="7ADD2576" w:rsidRPr="341C9ABF">
        <w:rPr>
          <w:rFonts w:eastAsia="Calibri"/>
        </w:rPr>
        <w:t>Delivery</w:t>
      </w:r>
      <w:r w:rsidR="3130E789" w:rsidRPr="341C9ABF">
        <w:rPr>
          <w:rFonts w:eastAsia="Calibri"/>
        </w:rPr>
        <w:t xml:space="preserve"> by Appointment</w:t>
      </w:r>
      <w:r w:rsidR="00FC26A4" w:rsidRPr="341C9ABF">
        <w:rPr>
          <w:rFonts w:eastAsia="Calibri"/>
        </w:rPr>
        <w:t xml:space="preserve">” </w:t>
      </w:r>
      <w:r w:rsidR="66CE5E00" w:rsidRPr="341C9ABF">
        <w:rPr>
          <w:rFonts w:eastAsia="Calibri"/>
        </w:rPr>
        <w:t>or</w:t>
      </w:r>
      <w:r w:rsidR="00FC26A4" w:rsidRPr="341C9ABF">
        <w:rPr>
          <w:rFonts w:eastAsia="Calibri"/>
        </w:rPr>
        <w:t xml:space="preserve"> “</w:t>
      </w:r>
      <w:r w:rsidR="437074C6" w:rsidRPr="341C9ABF">
        <w:rPr>
          <w:rFonts w:eastAsia="Calibri"/>
        </w:rPr>
        <w:t>Merchant Delivery</w:t>
      </w:r>
      <w:r w:rsidR="00FC26A4" w:rsidRPr="341C9ABF">
        <w:rPr>
          <w:rFonts w:eastAsia="Calibri"/>
        </w:rPr>
        <w:t>”</w:t>
      </w:r>
    </w:p>
    <w:p w14:paraId="673E338D" w14:textId="09B23604" w:rsidR="2C4270B4" w:rsidRPr="005A51D2" w:rsidRDefault="2C4270B4" w:rsidP="341C9ABF">
      <w:pPr>
        <w:pStyle w:val="ListParagraph"/>
        <w:ind w:left="1440"/>
        <w:rPr>
          <w:rFonts w:eastAsia="Calibri"/>
        </w:rPr>
      </w:pPr>
      <w:r w:rsidRPr="341C9ABF">
        <w:rPr>
          <w:rFonts w:eastAsia="Calibri"/>
        </w:rPr>
        <w:t>(show before other tags, e.g. Combo Offer)</w:t>
      </w:r>
      <w:r w:rsidR="002516B5" w:rsidRPr="341C9ABF">
        <w:rPr>
          <w:rFonts w:eastAsia="Calibri"/>
        </w:rPr>
        <w:t xml:space="preserve"> </w:t>
      </w:r>
    </w:p>
    <w:p w14:paraId="437F59AE" w14:textId="00E1654B" w:rsidR="67FCD3DD" w:rsidRPr="005A51D2" w:rsidRDefault="34709C40" w:rsidP="004B17EA">
      <w:pPr>
        <w:pStyle w:val="ListParagraph"/>
        <w:numPr>
          <w:ilvl w:val="1"/>
          <w:numId w:val="4"/>
        </w:numPr>
        <w:rPr>
          <w:rFonts w:ascii="Calibri" w:eastAsia="Calibri" w:hAnsi="Calibri" w:cs="Calibri"/>
        </w:rPr>
      </w:pPr>
      <w:r w:rsidRPr="341C9ABF">
        <w:rPr>
          <w:rFonts w:ascii="Calibri" w:eastAsia="Calibri" w:hAnsi="Calibri" w:cs="Calibri"/>
        </w:rPr>
        <w:t xml:space="preserve">Add </w:t>
      </w:r>
      <w:r w:rsidR="33482448" w:rsidRPr="341C9ABF">
        <w:rPr>
          <w:rFonts w:ascii="Calibri" w:eastAsia="Calibri" w:hAnsi="Calibri" w:cs="Calibri"/>
        </w:rPr>
        <w:t xml:space="preserve">static </w:t>
      </w:r>
      <w:r w:rsidR="0C73F6F1" w:rsidRPr="341C9ABF">
        <w:rPr>
          <w:rFonts w:ascii="Calibri" w:eastAsia="Calibri" w:hAnsi="Calibri" w:cs="Calibri"/>
        </w:rPr>
        <w:t>M</w:t>
      </w:r>
      <w:r w:rsidRPr="341C9ABF">
        <w:rPr>
          <w:rFonts w:ascii="Calibri" w:eastAsia="Calibri" w:hAnsi="Calibri" w:cs="Calibri"/>
        </w:rPr>
        <w:t xml:space="preserve">erchant </w:t>
      </w:r>
      <w:r w:rsidR="536CD0C4" w:rsidRPr="341C9ABF">
        <w:rPr>
          <w:rFonts w:ascii="Calibri" w:eastAsia="Calibri" w:hAnsi="Calibri" w:cs="Calibri"/>
        </w:rPr>
        <w:t>D</w:t>
      </w:r>
      <w:r w:rsidRPr="341C9ABF">
        <w:rPr>
          <w:rFonts w:ascii="Calibri" w:eastAsia="Calibri" w:hAnsi="Calibri" w:cs="Calibri"/>
        </w:rPr>
        <w:t xml:space="preserve">elivery </w:t>
      </w:r>
      <w:r w:rsidR="213FCBE7" w:rsidRPr="341C9ABF">
        <w:rPr>
          <w:rFonts w:ascii="Calibri" w:eastAsia="Calibri" w:hAnsi="Calibri" w:cs="Calibri"/>
        </w:rPr>
        <w:t>/</w:t>
      </w:r>
      <w:r w:rsidR="213FCBE7" w:rsidRPr="341C9ABF">
        <w:rPr>
          <w:rFonts w:eastAsia="Calibri"/>
        </w:rPr>
        <w:t xml:space="preserve"> Delivery</w:t>
      </w:r>
      <w:r w:rsidR="213FCBE7" w:rsidRPr="341C9ABF">
        <w:rPr>
          <w:rFonts w:ascii="Calibri" w:eastAsia="Calibri" w:hAnsi="Calibri" w:cs="Calibri"/>
        </w:rPr>
        <w:t xml:space="preserve"> by Appointment</w:t>
      </w:r>
      <w:r w:rsidRPr="341C9ABF">
        <w:rPr>
          <w:rFonts w:ascii="Calibri" w:eastAsia="Calibri" w:hAnsi="Calibri" w:cs="Calibri"/>
        </w:rPr>
        <w:t xml:space="preserve"> </w:t>
      </w:r>
      <w:r w:rsidR="7857979D" w:rsidRPr="341C9ABF">
        <w:rPr>
          <w:rFonts w:ascii="Calibri" w:eastAsia="Calibri" w:hAnsi="Calibri" w:cs="Calibri"/>
        </w:rPr>
        <w:t xml:space="preserve">description </w:t>
      </w:r>
      <w:r w:rsidRPr="341C9ABF">
        <w:rPr>
          <w:rFonts w:ascii="Calibri" w:eastAsia="Calibri" w:hAnsi="Calibri" w:cs="Calibri"/>
        </w:rPr>
        <w:t>below product name</w:t>
      </w:r>
    </w:p>
    <w:tbl>
      <w:tblPr>
        <w:tblStyle w:val="TableGrid"/>
        <w:tblW w:w="0" w:type="auto"/>
        <w:tblBorders>
          <w:top w:val="single" w:sz="8" w:space="0" w:color="7F7F7F" w:themeColor="text1" w:themeTint="80"/>
          <w:left w:val="single" w:sz="8" w:space="0" w:color="7F7F7F" w:themeColor="text1" w:themeTint="80"/>
          <w:bottom w:val="single" w:sz="8" w:space="0" w:color="7F7F7F" w:themeColor="text1" w:themeTint="80"/>
          <w:right w:val="single" w:sz="8" w:space="0" w:color="7F7F7F" w:themeColor="text1" w:themeTint="80"/>
          <w:insideH w:val="single" w:sz="8" w:space="0" w:color="7F7F7F" w:themeColor="text1" w:themeTint="80"/>
          <w:insideV w:val="single" w:sz="8" w:space="0" w:color="7F7F7F" w:themeColor="text1" w:themeTint="80"/>
        </w:tblBorders>
        <w:tblLayout w:type="fixed"/>
        <w:tblLook w:val="06A0" w:firstRow="1" w:lastRow="0" w:firstColumn="1" w:lastColumn="0" w:noHBand="1" w:noVBand="1"/>
      </w:tblPr>
      <w:tblGrid>
        <w:gridCol w:w="9120"/>
      </w:tblGrid>
      <w:tr w:rsidR="4E7CAB57" w14:paraId="0C4677E2" w14:textId="77777777" w:rsidTr="3FA9D491">
        <w:trPr>
          <w:trHeight w:val="300"/>
        </w:trPr>
        <w:tc>
          <w:tcPr>
            <w:tcW w:w="9120" w:type="dxa"/>
            <w:shd w:val="clear" w:color="auto" w:fill="FBE4D5" w:themeFill="accent2" w:themeFillTint="33"/>
          </w:tcPr>
          <w:p w14:paraId="0CF7FB6D" w14:textId="759241E7" w:rsidR="4E7CAB57" w:rsidRDefault="4E7CAB57" w:rsidP="4E7CAB57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4E7CAB57">
              <w:rPr>
                <w:b/>
                <w:bCs/>
                <w:sz w:val="20"/>
                <w:szCs w:val="20"/>
              </w:rPr>
              <w:t>Shopping Cart</w:t>
            </w:r>
            <w:r w:rsidRPr="4E7CAB57">
              <w:rPr>
                <w:rFonts w:eastAsiaTheme="minorEastAsia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4E7CAB57" w14:paraId="49BAC2F8" w14:textId="77777777" w:rsidTr="3FA9D491">
        <w:trPr>
          <w:trHeight w:val="300"/>
        </w:trPr>
        <w:tc>
          <w:tcPr>
            <w:tcW w:w="9120" w:type="dxa"/>
          </w:tcPr>
          <w:p w14:paraId="6ED44BEA" w14:textId="589FA0AF" w:rsidR="30A64FDF" w:rsidRDefault="2BC3C2F9" w:rsidP="13A0E1D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DCFA00" wp14:editId="6C9D7F90">
                  <wp:extent cx="4238626" cy="3052096"/>
                  <wp:effectExtent l="0" t="0" r="0" b="0"/>
                  <wp:docPr id="358248639" name="Picture 358248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6" cy="305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14868" w14:textId="21091A62" w:rsidR="67FCD3DD" w:rsidRPr="00625A22" w:rsidRDefault="67FCD3DD" w:rsidP="4E7CAB57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071E09B" w14:textId="794E06AD" w:rsidR="67FCD3DD" w:rsidRPr="00625A22" w:rsidRDefault="2A0FC89E" w:rsidP="4E7CAB57">
      <w:pPr>
        <w:rPr>
          <w:rFonts w:ascii="Calibri" w:eastAsia="Calibri" w:hAnsi="Calibri" w:cs="Calibri"/>
          <w:b/>
          <w:bCs/>
          <w:color w:val="0000FF"/>
          <w:sz w:val="24"/>
          <w:szCs w:val="24"/>
        </w:rPr>
      </w:pPr>
      <w:r w:rsidRPr="3FA9D491">
        <w:rPr>
          <w:rFonts w:ascii="Calibri" w:eastAsia="Calibri" w:hAnsi="Calibri" w:cs="Calibri"/>
          <w:b/>
          <w:bCs/>
          <w:sz w:val="24"/>
          <w:szCs w:val="24"/>
        </w:rPr>
        <w:t>Checkout</w:t>
      </w:r>
      <w:r w:rsidR="5C3B5631" w:rsidRPr="3FA9D491">
        <w:rPr>
          <w:rFonts w:ascii="Calibri" w:eastAsia="Calibri" w:hAnsi="Calibri" w:cs="Calibri"/>
          <w:b/>
          <w:bCs/>
          <w:sz w:val="24"/>
          <w:szCs w:val="24"/>
        </w:rPr>
        <w:t xml:space="preserve"> P</w:t>
      </w:r>
      <w:r w:rsidR="2D1F83D4" w:rsidRPr="3FA9D491">
        <w:rPr>
          <w:rFonts w:ascii="Calibri" w:eastAsia="Calibri" w:hAnsi="Calibri" w:cs="Calibri"/>
          <w:b/>
          <w:bCs/>
          <w:sz w:val="24"/>
          <w:szCs w:val="24"/>
        </w:rPr>
        <w:t>age</w:t>
      </w:r>
    </w:p>
    <w:p w14:paraId="0A27427E" w14:textId="56F4BCD4" w:rsidR="71D32E2F" w:rsidRPr="00D7302D" w:rsidRDefault="71D32E2F" w:rsidP="004B17EA">
      <w:pPr>
        <w:pStyle w:val="ListParagraph"/>
        <w:numPr>
          <w:ilvl w:val="0"/>
          <w:numId w:val="3"/>
        </w:numPr>
        <w:rPr>
          <w:rFonts w:ascii="Calibri" w:eastAsia="Calibri" w:hAnsi="Calibri" w:cs="Calibri"/>
        </w:rPr>
      </w:pPr>
      <w:r w:rsidRPr="3FA9D491">
        <w:rPr>
          <w:rFonts w:ascii="Calibri" w:eastAsia="Calibri" w:hAnsi="Calibri" w:cs="Calibri"/>
          <w:b/>
          <w:bCs/>
        </w:rPr>
        <w:lastRenderedPageBreak/>
        <w:t>Virtual Products</w:t>
      </w:r>
    </w:p>
    <w:p w14:paraId="267041FB" w14:textId="157076E9" w:rsidR="000C20A7" w:rsidRPr="007550DE" w:rsidRDefault="00DE4732" w:rsidP="004B17EA">
      <w:pPr>
        <w:pStyle w:val="ListParagraph"/>
        <w:numPr>
          <w:ilvl w:val="1"/>
          <w:numId w:val="5"/>
        </w:numPr>
        <w:rPr>
          <w:rFonts w:ascii="Calibri" w:eastAsia="Calibri" w:hAnsi="Calibri" w:cs="Calibri"/>
        </w:rPr>
      </w:pPr>
      <w:r w:rsidRPr="007550DE">
        <w:rPr>
          <w:rFonts w:ascii="Calibri" w:eastAsia="Calibri" w:hAnsi="Calibri" w:cs="Calibri"/>
        </w:rPr>
        <w:t>Shipping fee calculation should exclude</w:t>
      </w:r>
      <w:r w:rsidR="000C20A7" w:rsidRPr="007550DE">
        <w:rPr>
          <w:rFonts w:ascii="Calibri" w:eastAsia="Calibri" w:hAnsi="Calibri" w:cs="Calibri"/>
        </w:rPr>
        <w:t xml:space="preserve"> virtual product</w:t>
      </w:r>
      <w:r w:rsidR="0067115F" w:rsidRPr="007550DE">
        <w:rPr>
          <w:rFonts w:ascii="Calibri" w:eastAsia="Calibri" w:hAnsi="Calibri" w:cs="Calibri"/>
        </w:rPr>
        <w:t>s</w:t>
      </w:r>
      <w:r w:rsidR="003F08B7" w:rsidRPr="007550DE">
        <w:rPr>
          <w:rFonts w:ascii="Calibri" w:eastAsia="Calibri" w:hAnsi="Calibri" w:cs="Calibri"/>
        </w:rPr>
        <w:t xml:space="preserve"> </w:t>
      </w:r>
    </w:p>
    <w:p w14:paraId="7F5FEDB2" w14:textId="1A280F52" w:rsidR="00D57C66" w:rsidRPr="007550DE" w:rsidRDefault="00D57C66" w:rsidP="004B17EA">
      <w:pPr>
        <w:pStyle w:val="ListParagraph"/>
        <w:numPr>
          <w:ilvl w:val="2"/>
          <w:numId w:val="5"/>
        </w:numPr>
        <w:rPr>
          <w:rFonts w:ascii="Calibri" w:eastAsia="Calibri" w:hAnsi="Calibri" w:cs="Calibri"/>
        </w:rPr>
      </w:pPr>
      <w:r w:rsidRPr="007550DE">
        <w:rPr>
          <w:rFonts w:ascii="Calibri" w:eastAsia="Calibri" w:hAnsi="Calibri" w:cs="Calibri"/>
        </w:rPr>
        <w:t xml:space="preserve">User requires to exclude </w:t>
      </w:r>
      <w:r w:rsidR="004749D1" w:rsidRPr="007550DE">
        <w:rPr>
          <w:rFonts w:ascii="Calibri" w:eastAsia="Calibri" w:hAnsi="Calibri" w:cs="Calibri"/>
        </w:rPr>
        <w:t>Virtual Product</w:t>
      </w:r>
      <w:r w:rsidR="00825A98" w:rsidRPr="007550DE">
        <w:rPr>
          <w:rFonts w:ascii="Calibri" w:eastAsia="Calibri" w:hAnsi="Calibri" w:cs="Calibri"/>
        </w:rPr>
        <w:t>s</w:t>
      </w:r>
      <w:r w:rsidR="00811E48" w:rsidRPr="007550DE">
        <w:rPr>
          <w:rFonts w:ascii="Calibri" w:eastAsia="Calibri" w:hAnsi="Calibri" w:cs="Calibri"/>
        </w:rPr>
        <w:t>’ categories or SKU in Shipping fee module (OOTB feature)</w:t>
      </w:r>
    </w:p>
    <w:p w14:paraId="689A3568" w14:textId="6801F196" w:rsidR="2A0FC89E" w:rsidRDefault="2A0FC89E" w:rsidP="004B17EA">
      <w:pPr>
        <w:pStyle w:val="ListParagraph"/>
        <w:numPr>
          <w:ilvl w:val="1"/>
          <w:numId w:val="5"/>
        </w:numPr>
        <w:rPr>
          <w:rFonts w:ascii="Calibri" w:eastAsia="Calibri" w:hAnsi="Calibri" w:cs="Calibri"/>
        </w:rPr>
      </w:pPr>
      <w:r w:rsidRPr="13A0E1D3">
        <w:rPr>
          <w:rFonts w:ascii="Calibri" w:eastAsia="Calibri" w:hAnsi="Calibri" w:cs="Calibri"/>
        </w:rPr>
        <w:t xml:space="preserve">Add </w:t>
      </w:r>
      <w:r w:rsidR="4A427013" w:rsidRPr="13A0E1D3">
        <w:rPr>
          <w:rFonts w:ascii="Calibri" w:eastAsia="Calibri" w:hAnsi="Calibri" w:cs="Calibri"/>
        </w:rPr>
        <w:t xml:space="preserve">redemption </w:t>
      </w:r>
      <w:r w:rsidR="13C8DD4C" w:rsidRPr="13A0E1D3">
        <w:rPr>
          <w:rFonts w:ascii="Calibri" w:eastAsia="Calibri" w:hAnsi="Calibri" w:cs="Calibri"/>
        </w:rPr>
        <w:t xml:space="preserve">tag &amp; </w:t>
      </w:r>
      <w:r w:rsidRPr="13A0E1D3">
        <w:rPr>
          <w:rFonts w:ascii="Calibri" w:eastAsia="Calibri" w:hAnsi="Calibri" w:cs="Calibri"/>
        </w:rPr>
        <w:t xml:space="preserve">description below </w:t>
      </w:r>
      <w:r w:rsidR="0B507DE1" w:rsidRPr="13A0E1D3">
        <w:rPr>
          <w:rFonts w:ascii="Calibri" w:eastAsia="Calibri" w:hAnsi="Calibri" w:cs="Calibri"/>
        </w:rPr>
        <w:t xml:space="preserve">virtual </w:t>
      </w:r>
      <w:r w:rsidRPr="13A0E1D3">
        <w:rPr>
          <w:rFonts w:ascii="Calibri" w:eastAsia="Calibri" w:hAnsi="Calibri" w:cs="Calibri"/>
        </w:rPr>
        <w:t>product</w:t>
      </w:r>
      <w:r w:rsidR="0388992E" w:rsidRPr="13A0E1D3">
        <w:rPr>
          <w:rFonts w:ascii="Calibri" w:eastAsia="Calibri" w:hAnsi="Calibri" w:cs="Calibri"/>
        </w:rPr>
        <w:t xml:space="preserve"> name</w:t>
      </w:r>
    </w:p>
    <w:p w14:paraId="13A9E049" w14:textId="2AF58210" w:rsidR="2A0FC89E" w:rsidRDefault="2A0FC89E" w:rsidP="004B17EA">
      <w:pPr>
        <w:pStyle w:val="ListParagraph"/>
        <w:numPr>
          <w:ilvl w:val="1"/>
          <w:numId w:val="5"/>
        </w:numPr>
        <w:rPr>
          <w:rFonts w:ascii="Calibri" w:eastAsia="Calibri" w:hAnsi="Calibri" w:cs="Calibri"/>
          <w:color w:val="FF0000"/>
        </w:rPr>
      </w:pPr>
      <w:r w:rsidRPr="13A0E1D3">
        <w:rPr>
          <w:rFonts w:ascii="Calibri" w:eastAsia="Calibri" w:hAnsi="Calibri" w:cs="Calibri"/>
        </w:rPr>
        <w:t xml:space="preserve">If the </w:t>
      </w:r>
      <w:r w:rsidR="0D1DB8A7" w:rsidRPr="13A0E1D3">
        <w:rPr>
          <w:rFonts w:ascii="Calibri" w:eastAsia="Calibri" w:hAnsi="Calibri" w:cs="Calibri"/>
        </w:rPr>
        <w:t xml:space="preserve">shopping </w:t>
      </w:r>
      <w:r w:rsidRPr="13A0E1D3">
        <w:rPr>
          <w:rFonts w:ascii="Calibri" w:eastAsia="Calibri" w:hAnsi="Calibri" w:cs="Calibri"/>
        </w:rPr>
        <w:t xml:space="preserve">cart contains </w:t>
      </w:r>
      <w:r w:rsidR="056FD548" w:rsidRPr="13A0E1D3">
        <w:rPr>
          <w:rFonts w:ascii="Calibri" w:eastAsia="Calibri" w:hAnsi="Calibri" w:cs="Calibri"/>
          <w:u w:val="single"/>
        </w:rPr>
        <w:t>only</w:t>
      </w:r>
      <w:r w:rsidR="056FD548" w:rsidRPr="13A0E1D3">
        <w:rPr>
          <w:rFonts w:ascii="Calibri" w:eastAsia="Calibri" w:hAnsi="Calibri" w:cs="Calibri"/>
        </w:rPr>
        <w:t xml:space="preserve"> </w:t>
      </w:r>
      <w:r w:rsidR="77B200CE" w:rsidRPr="13A0E1D3">
        <w:rPr>
          <w:rFonts w:ascii="Calibri" w:eastAsia="Calibri" w:hAnsi="Calibri" w:cs="Calibri"/>
        </w:rPr>
        <w:t xml:space="preserve">Normal </w:t>
      </w:r>
      <w:r w:rsidRPr="13A0E1D3">
        <w:rPr>
          <w:rFonts w:ascii="Calibri" w:eastAsia="Calibri" w:hAnsi="Calibri" w:cs="Calibri"/>
        </w:rPr>
        <w:t xml:space="preserve">Virtual product </w:t>
      </w:r>
    </w:p>
    <w:p w14:paraId="77BDEC0A" w14:textId="438940B4" w:rsidR="15454E08" w:rsidRDefault="15454E08" w:rsidP="004B17EA">
      <w:pPr>
        <w:pStyle w:val="ListParagraph"/>
        <w:numPr>
          <w:ilvl w:val="2"/>
          <w:numId w:val="5"/>
        </w:numPr>
        <w:rPr>
          <w:rFonts w:ascii="Calibri" w:eastAsia="Calibri" w:hAnsi="Calibri" w:cs="Calibri"/>
          <w:color w:val="FF0000"/>
        </w:rPr>
      </w:pPr>
      <w:r w:rsidRPr="13A0E1D3">
        <w:rPr>
          <w:rFonts w:ascii="Calibri" w:eastAsia="Calibri" w:hAnsi="Calibri" w:cs="Calibri"/>
        </w:rPr>
        <w:t>Hide Delivery Method</w:t>
      </w:r>
      <w:r w:rsidR="285AC3F7" w:rsidRPr="13A0E1D3">
        <w:rPr>
          <w:rFonts w:ascii="Calibri" w:eastAsia="Calibri" w:hAnsi="Calibri" w:cs="Calibri"/>
        </w:rPr>
        <w:t xml:space="preserve"> (Delivery &amp; Shop Pickup)</w:t>
      </w:r>
      <w:r w:rsidRPr="13A0E1D3">
        <w:rPr>
          <w:rFonts w:ascii="Calibri" w:eastAsia="Calibri" w:hAnsi="Calibri" w:cs="Calibri"/>
        </w:rPr>
        <w:t>/ Delivery Address/ Billing Address</w:t>
      </w:r>
    </w:p>
    <w:p w14:paraId="28BCC219" w14:textId="0DF3AEBD" w:rsidR="476FFE02" w:rsidRPr="00D7302D" w:rsidRDefault="476FFE02" w:rsidP="004B17EA">
      <w:pPr>
        <w:pStyle w:val="ListParagraph"/>
        <w:numPr>
          <w:ilvl w:val="1"/>
          <w:numId w:val="5"/>
        </w:numPr>
        <w:rPr>
          <w:rFonts w:ascii="Calibri" w:eastAsia="Calibri" w:hAnsi="Calibri" w:cs="Calibri"/>
        </w:rPr>
      </w:pPr>
      <w:r w:rsidRPr="13A0E1D3">
        <w:rPr>
          <w:rFonts w:ascii="Calibri" w:eastAsia="Calibri" w:hAnsi="Calibri" w:cs="Calibri"/>
        </w:rPr>
        <w:t>When payment is made</w:t>
      </w:r>
      <w:r w:rsidR="5B98CD7C" w:rsidRPr="13A0E1D3">
        <w:rPr>
          <w:rFonts w:ascii="Calibri" w:eastAsia="Calibri" w:hAnsi="Calibri" w:cs="Calibri"/>
        </w:rPr>
        <w:t xml:space="preserve"> successfully</w:t>
      </w:r>
    </w:p>
    <w:p w14:paraId="774E52C3" w14:textId="0AF55B12" w:rsidR="52AA9B83" w:rsidRPr="00D7302D" w:rsidRDefault="52AA9B83" w:rsidP="004B17EA">
      <w:pPr>
        <w:pStyle w:val="ListParagraph"/>
        <w:numPr>
          <w:ilvl w:val="2"/>
          <w:numId w:val="5"/>
        </w:numPr>
        <w:rPr>
          <w:rFonts w:ascii="Calibri" w:eastAsia="Calibri" w:hAnsi="Calibri" w:cs="Calibri"/>
        </w:rPr>
      </w:pPr>
      <w:r w:rsidRPr="13A0E1D3">
        <w:rPr>
          <w:rFonts w:ascii="Calibri" w:eastAsia="Calibri" w:hAnsi="Calibri" w:cs="Calibri"/>
        </w:rPr>
        <w:t>Order is created and passed to Club</w:t>
      </w:r>
    </w:p>
    <w:p w14:paraId="3FFE3915" w14:textId="62AAE437" w:rsidR="52AA9B83" w:rsidRPr="00D7302D" w:rsidRDefault="52AA9B83" w:rsidP="004B17EA">
      <w:pPr>
        <w:pStyle w:val="ListParagraph"/>
        <w:numPr>
          <w:ilvl w:val="2"/>
          <w:numId w:val="5"/>
        </w:numPr>
        <w:rPr>
          <w:rFonts w:ascii="Calibri" w:eastAsia="Calibri" w:hAnsi="Calibri" w:cs="Calibri"/>
        </w:rPr>
      </w:pPr>
      <w:r w:rsidRPr="13A0E1D3">
        <w:rPr>
          <w:rFonts w:ascii="Calibri" w:eastAsia="Calibri" w:hAnsi="Calibri" w:cs="Calibri"/>
        </w:rPr>
        <w:t xml:space="preserve">Club will pass a redemption code </w:t>
      </w:r>
      <w:r w:rsidR="77B200CE" w:rsidRPr="13A0E1D3">
        <w:rPr>
          <w:rFonts w:ascii="Calibri" w:eastAsia="Calibri" w:hAnsi="Calibri" w:cs="Calibri"/>
        </w:rPr>
        <w:t xml:space="preserve">/promo URL </w:t>
      </w:r>
      <w:r w:rsidR="6D7978FD" w:rsidRPr="13A0E1D3">
        <w:rPr>
          <w:rFonts w:ascii="Calibri" w:eastAsia="Calibri" w:hAnsi="Calibri" w:cs="Calibri"/>
        </w:rPr>
        <w:t>through</w:t>
      </w:r>
      <w:r w:rsidRPr="13A0E1D3">
        <w:rPr>
          <w:rFonts w:ascii="Calibri" w:eastAsia="Calibri" w:hAnsi="Calibri" w:cs="Calibri"/>
        </w:rPr>
        <w:t xml:space="preserve"> existing</w:t>
      </w:r>
      <w:r w:rsidR="6D7978FD" w:rsidRPr="13A0E1D3">
        <w:rPr>
          <w:rFonts w:ascii="Calibri" w:eastAsiaTheme="minorEastAsia" w:hAnsi="Calibri" w:cs="Calibri"/>
          <w:lang w:eastAsia="zh-TW"/>
        </w:rPr>
        <w:t xml:space="preserve"> Order Query API</w:t>
      </w:r>
    </w:p>
    <w:p w14:paraId="0362C60F" w14:textId="39A386E2" w:rsidR="66217E04" w:rsidRPr="007550DE" w:rsidRDefault="009E27E6" w:rsidP="004B17EA">
      <w:pPr>
        <w:pStyle w:val="ListParagraph"/>
        <w:numPr>
          <w:ilvl w:val="2"/>
          <w:numId w:val="5"/>
        </w:numPr>
        <w:rPr>
          <w:rFonts w:ascii="Calibri" w:eastAsia="Calibri" w:hAnsi="Calibri" w:cs="Calibri"/>
        </w:rPr>
      </w:pPr>
      <w:r w:rsidRPr="007550DE">
        <w:rPr>
          <w:rFonts w:ascii="Calibri" w:hAnsi="Calibri" w:cs="Calibri"/>
        </w:rPr>
        <w:t xml:space="preserve">Later phase: </w:t>
      </w:r>
      <w:r w:rsidR="66217E04" w:rsidRPr="007550DE">
        <w:rPr>
          <w:rFonts w:ascii="Calibri" w:hAnsi="Calibri" w:cs="Calibri"/>
        </w:rPr>
        <w:t>As Club only can configure 1 redeem code, user will use</w:t>
      </w:r>
      <w:commentRangeStart w:id="27"/>
      <w:commentRangeStart w:id="28"/>
      <w:commentRangeStart w:id="29"/>
      <w:r w:rsidR="66217E04" w:rsidRPr="007550DE">
        <w:rPr>
          <w:rFonts w:ascii="Calibri" w:hAnsi="Calibri" w:cs="Calibri"/>
        </w:rPr>
        <w:t xml:space="preserve"> “|” </w:t>
      </w:r>
      <w:commentRangeEnd w:id="27"/>
      <w:r w:rsidR="66217E04" w:rsidRPr="007550DE">
        <w:rPr>
          <w:rStyle w:val="CommentReference"/>
        </w:rPr>
        <w:commentReference w:id="27"/>
      </w:r>
      <w:commentRangeEnd w:id="28"/>
      <w:r w:rsidRPr="007550DE">
        <w:rPr>
          <w:rStyle w:val="CommentReference"/>
        </w:rPr>
        <w:commentReference w:id="28"/>
      </w:r>
      <w:commentRangeEnd w:id="29"/>
      <w:r w:rsidR="005D0843" w:rsidRPr="007550DE">
        <w:rPr>
          <w:rStyle w:val="CommentReference"/>
        </w:rPr>
        <w:commentReference w:id="29"/>
      </w:r>
      <w:r w:rsidR="66217E04" w:rsidRPr="007550DE">
        <w:rPr>
          <w:rFonts w:ascii="Calibri" w:hAnsi="Calibri" w:cs="Calibri"/>
        </w:rPr>
        <w:t xml:space="preserve">to separate 2 redeem code </w:t>
      </w:r>
      <w:r w:rsidR="03C131DE" w:rsidRPr="007550DE">
        <w:rPr>
          <w:rFonts w:ascii="Calibri" w:hAnsi="Calibri" w:cs="Calibri"/>
        </w:rPr>
        <w:t>and combine as one</w:t>
      </w:r>
      <w:r w:rsidR="66217E04" w:rsidRPr="007550DE">
        <w:rPr>
          <w:rFonts w:ascii="Calibri" w:hAnsi="Calibri" w:cs="Calibri"/>
        </w:rPr>
        <w:t xml:space="preserve">, SFCC should break down as 2 redeem codes </w:t>
      </w:r>
      <w:r w:rsidR="047B104A" w:rsidRPr="007550DE">
        <w:rPr>
          <w:rFonts w:ascii="Calibri" w:hAnsi="Calibri" w:cs="Calibri"/>
        </w:rPr>
        <w:t xml:space="preserve">for display </w:t>
      </w:r>
      <w:r w:rsidR="66217E04" w:rsidRPr="007550DE">
        <w:rPr>
          <w:rFonts w:ascii="Calibri" w:hAnsi="Calibri" w:cs="Calibri"/>
        </w:rPr>
        <w:t xml:space="preserve">when SFCC receives </w:t>
      </w:r>
      <w:r w:rsidR="03C131DE" w:rsidRPr="007550DE">
        <w:rPr>
          <w:rFonts w:ascii="Calibri" w:hAnsi="Calibri" w:cs="Calibri"/>
        </w:rPr>
        <w:t xml:space="preserve">the </w:t>
      </w:r>
      <w:r w:rsidR="66217E04" w:rsidRPr="007550DE">
        <w:rPr>
          <w:rFonts w:ascii="Calibri" w:hAnsi="Calibri" w:cs="Calibri"/>
        </w:rPr>
        <w:t>redeem code</w:t>
      </w:r>
    </w:p>
    <w:p w14:paraId="38FA8C27" w14:textId="77777777" w:rsidR="00A860A6" w:rsidRDefault="04098674" w:rsidP="6CE7FC1B">
      <w:pPr>
        <w:pStyle w:val="ListParagraph"/>
        <w:ind w:left="1440"/>
        <w:rPr>
          <w:rFonts w:ascii="Calibri" w:eastAsia="Calibri" w:hAnsi="Calibri" w:cs="Calibri"/>
        </w:rPr>
      </w:pPr>
      <w:r w:rsidRPr="6CE7FC1B">
        <w:rPr>
          <w:rFonts w:ascii="Calibri" w:eastAsia="Calibri" w:hAnsi="Calibri" w:cs="Calibri"/>
        </w:rPr>
        <w:t>Remarks: Fulfilment report can be retrieved in Magneto</w:t>
      </w:r>
    </w:p>
    <w:p w14:paraId="383CFDCB" w14:textId="53EC2BD6" w:rsidR="00407441" w:rsidRPr="00202F68" w:rsidRDefault="00202F68" w:rsidP="004B17EA">
      <w:pPr>
        <w:pStyle w:val="ListParagraph"/>
        <w:numPr>
          <w:ilvl w:val="1"/>
          <w:numId w:val="10"/>
        </w:numPr>
        <w:rPr>
          <w:rFonts w:ascii="Calibri" w:eastAsia="Calibri" w:hAnsi="Calibri" w:cs="Calibri"/>
        </w:rPr>
      </w:pPr>
      <w:r w:rsidRPr="6CE7FC1B">
        <w:rPr>
          <w:rFonts w:ascii="Calibri" w:eastAsia="Calibri" w:hAnsi="Calibri" w:cs="Calibri"/>
        </w:rPr>
        <w:t xml:space="preserve">When payment in progress or payment failed (Updated on 24 </w:t>
      </w:r>
      <w:proofErr w:type="gramStart"/>
      <w:r w:rsidRPr="6CE7FC1B">
        <w:rPr>
          <w:rFonts w:ascii="Calibri" w:eastAsia="Calibri" w:hAnsi="Calibri" w:cs="Calibri"/>
        </w:rPr>
        <w:t>May,</w:t>
      </w:r>
      <w:proofErr w:type="gramEnd"/>
      <w:r w:rsidRPr="6CE7FC1B">
        <w:rPr>
          <w:rFonts w:ascii="Calibri" w:eastAsia="Calibri" w:hAnsi="Calibri" w:cs="Calibri"/>
        </w:rPr>
        <w:t xml:space="preserve"> 2024)</w:t>
      </w:r>
    </w:p>
    <w:p w14:paraId="22FAFDE3" w14:textId="53EC2BD6" w:rsidR="00202F68" w:rsidRPr="00202F68" w:rsidRDefault="00202F68" w:rsidP="004B17EA">
      <w:pPr>
        <w:pStyle w:val="ListParagraph"/>
        <w:numPr>
          <w:ilvl w:val="2"/>
          <w:numId w:val="10"/>
        </w:numPr>
        <w:rPr>
          <w:rFonts w:ascii="Calibri" w:eastAsia="Calibri" w:hAnsi="Calibri" w:cs="Calibri"/>
        </w:rPr>
      </w:pPr>
      <w:r w:rsidRPr="6CE7FC1B">
        <w:rPr>
          <w:rFonts w:ascii="Calibri" w:eastAsia="Calibri" w:hAnsi="Calibri" w:cs="Calibri"/>
        </w:rPr>
        <w:t>Requires to hidden redemption letter link until payment success</w:t>
      </w:r>
    </w:p>
    <w:p w14:paraId="71320E96" w14:textId="7FD2119C" w:rsidR="00231D99" w:rsidRPr="00A860A6" w:rsidRDefault="00231D99" w:rsidP="6CE7FC1B">
      <w:pPr>
        <w:pStyle w:val="ListParagraph"/>
        <w:ind w:left="1440"/>
        <w:rPr>
          <w:rFonts w:ascii="Calibri" w:eastAsia="Calibri" w:hAnsi="Calibri" w:cs="Calibri"/>
        </w:rPr>
      </w:pPr>
      <w:r w:rsidRPr="6CE7FC1B">
        <w:rPr>
          <w:rFonts w:ascii="Calibri" w:eastAsia="Calibri" w:hAnsi="Calibri" w:cs="Calibri"/>
        </w:rPr>
        <w:t xml:space="preserve"> </w:t>
      </w:r>
    </w:p>
    <w:p w14:paraId="456B0CDC" w14:textId="085E7187" w:rsidR="04098674" w:rsidRDefault="052543D8" w:rsidP="004B17EA">
      <w:pPr>
        <w:pStyle w:val="ListParagraph"/>
        <w:numPr>
          <w:ilvl w:val="0"/>
          <w:numId w:val="3"/>
        </w:numPr>
        <w:rPr>
          <w:rFonts w:ascii="Calibri" w:eastAsia="Calibri" w:hAnsi="Calibri" w:cs="Calibri"/>
        </w:rPr>
      </w:pPr>
      <w:r w:rsidRPr="6EE85AE7">
        <w:rPr>
          <w:rFonts w:eastAsia="Calibri"/>
          <w:b/>
          <w:bCs/>
        </w:rPr>
        <w:t xml:space="preserve">Special </w:t>
      </w:r>
      <w:r w:rsidR="120C7C99" w:rsidRPr="6EE85AE7">
        <w:rPr>
          <w:rFonts w:eastAsia="Calibri"/>
          <w:b/>
          <w:bCs/>
        </w:rPr>
        <w:t>Product</w:t>
      </w:r>
    </w:p>
    <w:p w14:paraId="25F7ADE9" w14:textId="6A864CE8" w:rsidR="000C20A7" w:rsidRPr="00811E48" w:rsidRDefault="2FBA7E61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</w:rPr>
      </w:pPr>
      <w:commentRangeStart w:id="31"/>
      <w:commentRangeStart w:id="32"/>
      <w:r w:rsidRPr="6EE85AE7">
        <w:rPr>
          <w:rFonts w:ascii="Calibri" w:eastAsia="Calibri" w:hAnsi="Calibri" w:cs="Calibri"/>
        </w:rPr>
        <w:t>Shipping</w:t>
      </w:r>
      <w:commentRangeEnd w:id="31"/>
      <w:r w:rsidR="000C20A7">
        <w:rPr>
          <w:rStyle w:val="CommentReference"/>
        </w:rPr>
        <w:commentReference w:id="31"/>
      </w:r>
      <w:commentRangeEnd w:id="32"/>
      <w:r w:rsidR="000C20A7">
        <w:rPr>
          <w:rStyle w:val="CommentReference"/>
        </w:rPr>
        <w:commentReference w:id="32"/>
      </w:r>
      <w:r w:rsidRPr="6EE85AE7">
        <w:rPr>
          <w:rFonts w:ascii="Calibri" w:eastAsia="Calibri" w:hAnsi="Calibri" w:cs="Calibri"/>
        </w:rPr>
        <w:t xml:space="preserve"> fee calculation </w:t>
      </w:r>
      <w:r w:rsidR="768C6728" w:rsidRPr="6EE85AE7">
        <w:rPr>
          <w:rFonts w:eastAsia="Microsoft JhengHei"/>
          <w:lang w:eastAsia="zh-TW"/>
        </w:rPr>
        <w:t>may</w:t>
      </w:r>
      <w:r w:rsidRPr="6EE85AE7">
        <w:rPr>
          <w:rFonts w:ascii="Calibri" w:eastAsia="Calibri" w:hAnsi="Calibri" w:cs="Calibri"/>
        </w:rPr>
        <w:t xml:space="preserve"> exclude </w:t>
      </w:r>
      <w:r w:rsidR="052543D8" w:rsidRPr="6EE85AE7">
        <w:rPr>
          <w:rFonts w:ascii="Calibri" w:eastAsia="Calibri" w:hAnsi="Calibri" w:cs="Calibri"/>
        </w:rPr>
        <w:t xml:space="preserve">Special </w:t>
      </w:r>
      <w:r w:rsidR="2EFCC748" w:rsidRPr="6EE85AE7">
        <w:rPr>
          <w:rFonts w:ascii="Calibri" w:eastAsia="Calibri" w:hAnsi="Calibri" w:cs="Calibri"/>
        </w:rPr>
        <w:t xml:space="preserve">Type </w:t>
      </w:r>
      <w:r w:rsidR="1349D1CC" w:rsidRPr="6EE85AE7">
        <w:rPr>
          <w:rFonts w:ascii="Calibri" w:eastAsia="Calibri" w:hAnsi="Calibri" w:cs="Calibri"/>
        </w:rPr>
        <w:t>products</w:t>
      </w:r>
    </w:p>
    <w:p w14:paraId="7C2D80DA" w14:textId="1EBBC163" w:rsidR="00811E48" w:rsidRPr="00D4451B" w:rsidRDefault="761B9443" w:rsidP="004B17EA">
      <w:pPr>
        <w:pStyle w:val="ListParagraph"/>
        <w:numPr>
          <w:ilvl w:val="2"/>
          <w:numId w:val="3"/>
        </w:numPr>
        <w:rPr>
          <w:rFonts w:ascii="Calibri" w:eastAsia="Calibri" w:hAnsi="Calibri" w:cs="Calibri"/>
          <w:color w:val="ED7D31" w:themeColor="accent2"/>
        </w:rPr>
      </w:pPr>
      <w:r w:rsidRPr="6EE85AE7">
        <w:rPr>
          <w:rFonts w:ascii="Calibri" w:eastAsia="Calibri" w:hAnsi="Calibri" w:cs="Calibri"/>
        </w:rPr>
        <w:t xml:space="preserve">User requires to exclude </w:t>
      </w:r>
      <w:r w:rsidR="052543D8" w:rsidRPr="6EE85AE7">
        <w:rPr>
          <w:rFonts w:ascii="Calibri" w:eastAsia="Calibri" w:hAnsi="Calibri" w:cs="Calibri"/>
        </w:rPr>
        <w:t xml:space="preserve">Special </w:t>
      </w:r>
      <w:r w:rsidR="56D13A93" w:rsidRPr="6EE85AE7">
        <w:rPr>
          <w:rFonts w:ascii="Calibri" w:eastAsia="Calibri" w:hAnsi="Calibri" w:cs="Calibri"/>
        </w:rPr>
        <w:t xml:space="preserve">Type </w:t>
      </w:r>
      <w:r w:rsidRPr="6EE85AE7">
        <w:rPr>
          <w:rFonts w:ascii="Calibri" w:eastAsia="Calibri" w:hAnsi="Calibri" w:cs="Calibri"/>
        </w:rPr>
        <w:t>categories or SKU in Shipping fee module (OOTB feature)</w:t>
      </w:r>
    </w:p>
    <w:p w14:paraId="426E048E" w14:textId="77777777" w:rsidR="00F01C1D" w:rsidRDefault="00E76165" w:rsidP="00B15B07">
      <w:pPr>
        <w:pStyle w:val="ListParagraph"/>
        <w:ind w:left="2160"/>
        <w:rPr>
          <w:rFonts w:ascii="Calibri" w:eastAsiaTheme="minorEastAsia" w:hAnsi="Calibri" w:cs="Calibri"/>
          <w:color w:val="FF0000"/>
          <w:lang w:eastAsia="zh-TW"/>
        </w:rPr>
      </w:pPr>
      <w:r w:rsidRPr="00881EAB">
        <w:rPr>
          <w:rFonts w:ascii="Calibri" w:eastAsiaTheme="minorEastAsia" w:hAnsi="Calibri" w:cs="Calibri" w:hint="eastAsia"/>
          <w:color w:val="FF0000"/>
          <w:highlight w:val="yellow"/>
          <w:lang w:eastAsia="zh-TW"/>
        </w:rPr>
        <w:t>(</w:t>
      </w:r>
      <w:r w:rsidR="00B04574" w:rsidRPr="00881EAB">
        <w:rPr>
          <w:rFonts w:ascii="Calibri" w:eastAsiaTheme="minorEastAsia" w:hAnsi="Calibri" w:cs="Calibri" w:hint="eastAsia"/>
          <w:color w:val="FF0000"/>
          <w:highlight w:val="yellow"/>
          <w:lang w:eastAsia="zh-TW"/>
        </w:rPr>
        <w:t>Phase 2 Aug</w:t>
      </w:r>
      <w:r w:rsidRPr="00881EAB">
        <w:rPr>
          <w:rFonts w:ascii="Calibri" w:eastAsiaTheme="minorEastAsia" w:hAnsi="Calibri" w:cs="Calibri" w:hint="eastAsia"/>
          <w:color w:val="FF0000"/>
          <w:highlight w:val="yellow"/>
          <w:lang w:eastAsia="zh-TW"/>
        </w:rPr>
        <w:t xml:space="preserve"> </w:t>
      </w:r>
      <w:proofErr w:type="gramStart"/>
      <w:r w:rsidRPr="00881EAB">
        <w:rPr>
          <w:rFonts w:ascii="Calibri" w:eastAsiaTheme="minorEastAsia" w:hAnsi="Calibri" w:cs="Calibri" w:hint="eastAsia"/>
          <w:color w:val="FF0000"/>
          <w:highlight w:val="yellow"/>
          <w:lang w:eastAsia="zh-TW"/>
        </w:rPr>
        <w:t>2024)(</w:t>
      </w:r>
      <w:proofErr w:type="gramEnd"/>
      <w:r>
        <w:rPr>
          <w:rFonts w:ascii="Calibri" w:eastAsiaTheme="minorEastAsia" w:hAnsi="Calibri" w:cs="Calibri" w:hint="eastAsia"/>
          <w:color w:val="FF0000"/>
          <w:lang w:eastAsia="zh-TW"/>
        </w:rPr>
        <w:t xml:space="preserve">Updated on </w:t>
      </w:r>
      <w:r w:rsidR="00B22D64">
        <w:rPr>
          <w:rFonts w:ascii="Calibri" w:eastAsiaTheme="minorEastAsia" w:hAnsi="Calibri" w:cs="Calibri" w:hint="eastAsia"/>
          <w:color w:val="FF0000"/>
          <w:lang w:eastAsia="zh-TW"/>
        </w:rPr>
        <w:t xml:space="preserve">25 June, 2024) </w:t>
      </w:r>
    </w:p>
    <w:p w14:paraId="4D165F2C" w14:textId="5597FA66" w:rsidR="00367BD3" w:rsidRPr="00367BD3" w:rsidRDefault="00367BD3" w:rsidP="004B17EA">
      <w:pPr>
        <w:pStyle w:val="ListParagraph"/>
        <w:numPr>
          <w:ilvl w:val="2"/>
          <w:numId w:val="3"/>
        </w:numPr>
        <w:rPr>
          <w:rFonts w:ascii="Calibri" w:eastAsiaTheme="minorEastAsia" w:hAnsi="Calibri" w:cs="Calibri"/>
          <w:color w:val="FF0000"/>
          <w:lang w:eastAsia="zh-TW"/>
        </w:rPr>
      </w:pPr>
      <w:r w:rsidRPr="00367BD3">
        <w:rPr>
          <w:rFonts w:ascii="Calibri" w:eastAsiaTheme="minorEastAsia" w:hAnsi="Calibri" w:cs="Calibri"/>
          <w:color w:val="FF0000"/>
          <w:lang w:eastAsia="zh-TW"/>
        </w:rPr>
        <w:t>Users have the option to set special products with or without a special product shipping fee.</w:t>
      </w:r>
    </w:p>
    <w:p w14:paraId="6E4DE649" w14:textId="77777777" w:rsidR="00367BD3" w:rsidRPr="00367BD3" w:rsidRDefault="00367BD3" w:rsidP="00DE2857">
      <w:pPr>
        <w:pStyle w:val="ListParagraph"/>
        <w:ind w:left="2160"/>
        <w:rPr>
          <w:rFonts w:ascii="Calibri" w:eastAsiaTheme="minorEastAsia" w:hAnsi="Calibri" w:cs="Calibri"/>
          <w:color w:val="FF0000"/>
          <w:lang w:eastAsia="zh-TW"/>
        </w:rPr>
      </w:pPr>
      <w:r w:rsidRPr="00367BD3">
        <w:rPr>
          <w:rFonts w:ascii="Calibri" w:eastAsiaTheme="minorEastAsia" w:hAnsi="Calibri" w:cs="Calibri"/>
          <w:color w:val="FF0000"/>
          <w:lang w:eastAsia="zh-TW"/>
        </w:rPr>
        <w:t>If a special product has a shipping fee, it is calculated based on the quantity. For example, 1 Samsung TV would have a $100 shipment fee, while 2 Samsung TVs would have a $200 shipment fee. (OOTB feature)</w:t>
      </w:r>
    </w:p>
    <w:p w14:paraId="1D4E5BD6" w14:textId="3D886D6A" w:rsidR="00D4451B" w:rsidRPr="00B04574" w:rsidRDefault="00367BD3" w:rsidP="00DE2857">
      <w:pPr>
        <w:pStyle w:val="ListParagraph"/>
        <w:ind w:left="2160"/>
        <w:rPr>
          <w:rFonts w:ascii="Calibri" w:eastAsia="Calibri" w:hAnsi="Calibri" w:cs="Calibri"/>
          <w:color w:val="FF0000"/>
        </w:rPr>
      </w:pPr>
      <w:r w:rsidRPr="00367BD3">
        <w:rPr>
          <w:rFonts w:ascii="Calibri" w:eastAsiaTheme="minorEastAsia" w:hAnsi="Calibri" w:cs="Calibri"/>
          <w:color w:val="FF0000"/>
          <w:lang w:eastAsia="zh-TW"/>
        </w:rPr>
        <w:t>If the shipping fee is set at the product level, it is suggested to group them in categories.</w:t>
      </w:r>
    </w:p>
    <w:p w14:paraId="61828BA9" w14:textId="1AD3BD4E" w:rsidR="34C3294A" w:rsidRDefault="484F87FD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</w:rPr>
      </w:pPr>
      <w:r w:rsidRPr="6EE85AE7">
        <w:rPr>
          <w:rFonts w:ascii="Calibri" w:eastAsia="Calibri" w:hAnsi="Calibri" w:cs="Calibri"/>
        </w:rPr>
        <w:t xml:space="preserve">Add delivery </w:t>
      </w:r>
      <w:r w:rsidR="2D5603BA" w:rsidRPr="6EE85AE7">
        <w:rPr>
          <w:rFonts w:ascii="Calibri" w:eastAsia="Calibri" w:hAnsi="Calibri" w:cs="Calibri"/>
        </w:rPr>
        <w:t xml:space="preserve">tag &amp; </w:t>
      </w:r>
      <w:r w:rsidRPr="6EE85AE7">
        <w:rPr>
          <w:rFonts w:ascii="Calibri" w:eastAsia="Calibri" w:hAnsi="Calibri" w:cs="Calibri"/>
        </w:rPr>
        <w:t>description below product name</w:t>
      </w:r>
    </w:p>
    <w:p w14:paraId="18DDE88F" w14:textId="54DB4849" w:rsidR="04098674" w:rsidRDefault="120C7C99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</w:rPr>
      </w:pPr>
      <w:r w:rsidRPr="6EE85AE7">
        <w:rPr>
          <w:rFonts w:eastAsia="Calibri"/>
        </w:rPr>
        <w:t xml:space="preserve">Allow customers to add more than 1 </w:t>
      </w:r>
      <w:r w:rsidR="7433F5FA" w:rsidRPr="6EE85AE7">
        <w:rPr>
          <w:rFonts w:ascii="Calibri" w:eastAsia="Calibri" w:hAnsi="Calibri" w:cs="Calibri"/>
        </w:rPr>
        <w:t xml:space="preserve">Special </w:t>
      </w:r>
      <w:r w:rsidR="4D234EEA" w:rsidRPr="6EE85AE7">
        <w:rPr>
          <w:rFonts w:ascii="Calibri" w:eastAsia="Calibri" w:hAnsi="Calibri" w:cs="Calibri"/>
        </w:rPr>
        <w:t xml:space="preserve">Type </w:t>
      </w:r>
      <w:r w:rsidRPr="6EE85AE7">
        <w:rPr>
          <w:rFonts w:ascii="Calibri" w:eastAsia="Calibri" w:hAnsi="Calibri" w:cs="Calibri"/>
        </w:rPr>
        <w:t>Product (</w:t>
      </w:r>
      <w:r w:rsidR="0FE25633" w:rsidRPr="6EE85AE7">
        <w:rPr>
          <w:rFonts w:ascii="Calibri" w:eastAsia="Calibri" w:hAnsi="Calibri" w:cs="Calibri"/>
        </w:rPr>
        <w:t>of</w:t>
      </w:r>
      <w:r w:rsidRPr="6EE85AE7">
        <w:rPr>
          <w:rFonts w:ascii="Calibri" w:eastAsia="Calibri" w:hAnsi="Calibri" w:cs="Calibri"/>
        </w:rPr>
        <w:t xml:space="preserve"> different SKU)</w:t>
      </w:r>
    </w:p>
    <w:p w14:paraId="4A420E5A" w14:textId="7FB554C6" w:rsidR="611F2E17" w:rsidRDefault="4504C47A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  <w:color w:val="ED7D31" w:themeColor="accent2"/>
        </w:rPr>
      </w:pPr>
      <w:r w:rsidRPr="6EE85AE7">
        <w:rPr>
          <w:rFonts w:ascii="Calibri" w:eastAsia="Calibri" w:hAnsi="Calibri" w:cs="Calibri"/>
        </w:rPr>
        <w:t xml:space="preserve">If the shopping cart contains </w:t>
      </w:r>
      <w:r w:rsidR="4F133FD8" w:rsidRPr="6EE85AE7">
        <w:rPr>
          <w:rFonts w:ascii="Calibri" w:eastAsia="Calibri" w:hAnsi="Calibri" w:cs="Calibri"/>
          <w:u w:val="single"/>
        </w:rPr>
        <w:t>any</w:t>
      </w:r>
      <w:r w:rsidR="4F133FD8" w:rsidRPr="6EE85AE7">
        <w:rPr>
          <w:rFonts w:ascii="Calibri" w:eastAsia="Calibri" w:hAnsi="Calibri" w:cs="Calibri"/>
        </w:rPr>
        <w:t xml:space="preserve"> </w:t>
      </w:r>
      <w:r w:rsidR="1DE6538D" w:rsidRPr="6EE85AE7">
        <w:rPr>
          <w:rFonts w:ascii="Calibri" w:eastAsia="Calibri" w:hAnsi="Calibri" w:cs="Calibri"/>
        </w:rPr>
        <w:t xml:space="preserve">Special </w:t>
      </w:r>
      <w:r w:rsidR="3F2B1F72" w:rsidRPr="6EE85AE7">
        <w:rPr>
          <w:rFonts w:ascii="Calibri" w:eastAsia="Calibri" w:hAnsi="Calibri" w:cs="Calibri"/>
        </w:rPr>
        <w:t xml:space="preserve">Type </w:t>
      </w:r>
      <w:r w:rsidRPr="6EE85AE7">
        <w:rPr>
          <w:rFonts w:ascii="Calibri" w:eastAsia="Calibri" w:hAnsi="Calibri" w:cs="Calibri"/>
        </w:rPr>
        <w:t xml:space="preserve">product </w:t>
      </w:r>
    </w:p>
    <w:p w14:paraId="37ED5CF7" w14:textId="2A4FB07B" w:rsidR="13A0E1D3" w:rsidRPr="004621FA" w:rsidRDefault="611F2E17" w:rsidP="004B17EA">
      <w:pPr>
        <w:pStyle w:val="ListParagraph"/>
        <w:numPr>
          <w:ilvl w:val="2"/>
          <w:numId w:val="3"/>
        </w:numPr>
        <w:rPr>
          <w:rFonts w:eastAsia="Calibri"/>
        </w:rPr>
      </w:pPr>
      <w:commentRangeStart w:id="34"/>
      <w:commentRangeStart w:id="35"/>
      <w:commentRangeStart w:id="36"/>
      <w:r w:rsidRPr="002D3A93">
        <w:rPr>
          <w:rFonts w:ascii="Calibri" w:eastAsia="Calibri" w:hAnsi="Calibri" w:cs="Calibri"/>
        </w:rPr>
        <w:t xml:space="preserve">Hide </w:t>
      </w:r>
      <w:r w:rsidR="780B1AB2" w:rsidRPr="002D3A93">
        <w:rPr>
          <w:rFonts w:ascii="Calibri" w:eastAsia="Calibri" w:hAnsi="Calibri" w:cs="Calibri"/>
        </w:rPr>
        <w:t xml:space="preserve">Shop </w:t>
      </w:r>
      <w:r w:rsidR="488E5BD7" w:rsidRPr="002D3A93">
        <w:rPr>
          <w:rFonts w:ascii="Calibri" w:eastAsia="Calibri" w:hAnsi="Calibri" w:cs="Calibri"/>
        </w:rPr>
        <w:t>P</w:t>
      </w:r>
      <w:r w:rsidR="780B1AB2" w:rsidRPr="002D3A93">
        <w:rPr>
          <w:rFonts w:ascii="Calibri" w:eastAsia="Calibri" w:hAnsi="Calibri" w:cs="Calibri"/>
        </w:rPr>
        <w:t>ick</w:t>
      </w:r>
      <w:r w:rsidR="702609BF" w:rsidRPr="002D3A93">
        <w:rPr>
          <w:rFonts w:ascii="Calibri" w:eastAsia="Calibri" w:hAnsi="Calibri" w:cs="Calibri"/>
        </w:rPr>
        <w:t>u</w:t>
      </w:r>
      <w:r w:rsidR="780B1AB2" w:rsidRPr="002D3A93">
        <w:rPr>
          <w:rFonts w:ascii="Calibri" w:eastAsia="Calibri" w:hAnsi="Calibri" w:cs="Calibri"/>
        </w:rPr>
        <w:t>p from Delivery Method</w:t>
      </w:r>
      <w:commentRangeEnd w:id="34"/>
      <w:r w:rsidRPr="002D3A93">
        <w:rPr>
          <w:rStyle w:val="CommentReference"/>
        </w:rPr>
        <w:commentReference w:id="34"/>
      </w:r>
      <w:commentRangeEnd w:id="35"/>
      <w:r w:rsidRPr="002D3A93">
        <w:rPr>
          <w:rStyle w:val="CommentReference"/>
        </w:rPr>
        <w:commentReference w:id="35"/>
      </w:r>
      <w:commentRangeEnd w:id="36"/>
      <w:r w:rsidRPr="002D3A93">
        <w:rPr>
          <w:rStyle w:val="CommentReference"/>
        </w:rPr>
        <w:commentReference w:id="36"/>
      </w:r>
    </w:p>
    <w:p w14:paraId="40436CA2" w14:textId="29D8C5C7" w:rsidR="004621FA" w:rsidRDefault="3100AE8F" w:rsidP="004B17EA">
      <w:pPr>
        <w:pStyle w:val="ListParagraph"/>
        <w:numPr>
          <w:ilvl w:val="2"/>
          <w:numId w:val="3"/>
        </w:numPr>
        <w:rPr>
          <w:rFonts w:eastAsia="Calibri"/>
        </w:rPr>
      </w:pPr>
      <w:r w:rsidRPr="51515C41">
        <w:rPr>
          <w:rFonts w:ascii="Calibri" w:eastAsia="Calibri" w:hAnsi="Calibri" w:cs="Calibri"/>
        </w:rPr>
        <w:t xml:space="preserve">Delivery Time section </w:t>
      </w:r>
      <w:r w:rsidR="12891D90" w:rsidRPr="51515C41">
        <w:rPr>
          <w:rFonts w:ascii="Calibri" w:eastAsia="Calibri" w:hAnsi="Calibri" w:cs="Calibri"/>
        </w:rPr>
        <w:t xml:space="preserve">is </w:t>
      </w:r>
      <w:r w:rsidR="650584E1" w:rsidRPr="51515C41">
        <w:rPr>
          <w:rFonts w:ascii="Calibri" w:eastAsia="Calibri" w:hAnsi="Calibri" w:cs="Calibri"/>
        </w:rPr>
        <w:t>not required</w:t>
      </w:r>
    </w:p>
    <w:p w14:paraId="430B8783" w14:textId="40FEC7F9" w:rsidR="63C866E4" w:rsidRPr="009E1823" w:rsidRDefault="7A4D9D9F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  <w:color w:val="FF0000"/>
        </w:rPr>
      </w:pPr>
      <w:r w:rsidRPr="009E1823">
        <w:rPr>
          <w:rFonts w:ascii="Calibri" w:eastAsia="Calibri" w:hAnsi="Calibri" w:cs="Calibri"/>
          <w:color w:val="FF0000"/>
          <w:highlight w:val="yellow"/>
        </w:rPr>
        <w:t>P</w:t>
      </w:r>
      <w:r w:rsidR="49FCE2C7" w:rsidRPr="009E1823">
        <w:rPr>
          <w:rFonts w:ascii="Calibri" w:eastAsia="Calibri" w:hAnsi="Calibri" w:cs="Calibri"/>
          <w:color w:val="FF0000"/>
          <w:highlight w:val="yellow"/>
        </w:rPr>
        <w:t>hase</w:t>
      </w:r>
      <w:r w:rsidR="17850B74" w:rsidRPr="009E1823">
        <w:rPr>
          <w:rFonts w:ascii="Calibri" w:eastAsia="Calibri" w:hAnsi="Calibri" w:cs="Calibri"/>
          <w:color w:val="FF0000"/>
          <w:highlight w:val="yellow"/>
        </w:rPr>
        <w:t xml:space="preserve"> 2</w:t>
      </w:r>
      <w:r w:rsidR="49FCE2C7" w:rsidRPr="009E1823">
        <w:rPr>
          <w:rFonts w:ascii="Calibri" w:eastAsia="Calibri" w:hAnsi="Calibri" w:cs="Calibri"/>
          <w:color w:val="FF0000"/>
        </w:rPr>
        <w:t xml:space="preserve">: Design a separate district list for </w:t>
      </w:r>
      <w:r w:rsidR="5C671F4C" w:rsidRPr="009E1823">
        <w:rPr>
          <w:rFonts w:ascii="Calibri" w:eastAsiaTheme="minorEastAsia" w:hAnsi="Calibri" w:cs="Calibri"/>
          <w:color w:val="FF0000"/>
          <w:lang w:eastAsia="zh-TW"/>
        </w:rPr>
        <w:t>special products in backend</w:t>
      </w:r>
      <w:r w:rsidR="49FCE2C7" w:rsidRPr="009E1823">
        <w:rPr>
          <w:rFonts w:ascii="Calibri" w:eastAsia="Calibri" w:hAnsi="Calibri" w:cs="Calibri"/>
          <w:color w:val="FF0000"/>
        </w:rPr>
        <w:t xml:space="preserve">. The district list may differ from the normal Club delivery if the customer only purchases </w:t>
      </w:r>
      <w:r w:rsidR="5C671F4C" w:rsidRPr="009E1823">
        <w:rPr>
          <w:rFonts w:ascii="Calibri" w:eastAsiaTheme="minorEastAsia" w:hAnsi="Calibri" w:cs="Calibri"/>
          <w:color w:val="FF0000"/>
          <w:lang w:eastAsia="zh-TW"/>
        </w:rPr>
        <w:t>special</w:t>
      </w:r>
      <w:r w:rsidR="49FCE2C7" w:rsidRPr="009E1823">
        <w:rPr>
          <w:rFonts w:ascii="Calibri" w:eastAsia="Calibri" w:hAnsi="Calibri" w:cs="Calibri"/>
          <w:color w:val="FF0000"/>
        </w:rPr>
        <w:t xml:space="preserve"> products.</w:t>
      </w:r>
    </w:p>
    <w:p w14:paraId="3860FE16" w14:textId="3CF9C00F" w:rsidR="005B309F" w:rsidRPr="009E1823" w:rsidRDefault="005B309F" w:rsidP="004B17EA">
      <w:pPr>
        <w:pStyle w:val="ListParagraph"/>
        <w:numPr>
          <w:ilvl w:val="2"/>
          <w:numId w:val="3"/>
        </w:numPr>
        <w:rPr>
          <w:rFonts w:ascii="Calibri" w:eastAsia="Calibri" w:hAnsi="Calibri" w:cs="Calibri"/>
          <w:color w:val="FF0000"/>
        </w:rPr>
      </w:pPr>
      <w:r w:rsidRPr="009E1823">
        <w:rPr>
          <w:rFonts w:ascii="Calibri" w:eastAsiaTheme="minorEastAsia" w:hAnsi="Calibri" w:cs="Calibri" w:hint="eastAsia"/>
          <w:color w:val="FF0000"/>
          <w:lang w:eastAsia="zh-TW"/>
        </w:rPr>
        <w:t xml:space="preserve">Excluded districts of special products are the same as </w:t>
      </w:r>
      <w:r w:rsidRPr="00B219DB">
        <w:rPr>
          <w:rFonts w:ascii="Calibri" w:eastAsiaTheme="minorEastAsia" w:hAnsi="Calibri" w:cs="Calibri" w:hint="eastAsia"/>
          <w:strike/>
          <w:color w:val="FF0000"/>
          <w:lang w:eastAsia="zh-TW"/>
        </w:rPr>
        <w:t>normal home delivery</w:t>
      </w:r>
      <w:r w:rsidRPr="009E1823">
        <w:rPr>
          <w:rFonts w:ascii="Calibri" w:eastAsiaTheme="minorEastAsia" w:hAnsi="Calibri" w:cs="Calibri" w:hint="eastAsia"/>
          <w:color w:val="FF0000"/>
          <w:lang w:eastAsia="zh-TW"/>
        </w:rPr>
        <w:t xml:space="preserve"> </w:t>
      </w:r>
      <w:r w:rsidR="00B219DB" w:rsidRPr="00B219DB">
        <w:rPr>
          <w:rFonts w:ascii="Calibri" w:eastAsiaTheme="minorEastAsia" w:hAnsi="Calibri" w:cs="Calibri"/>
          <w:color w:val="FF0000"/>
          <w:lang w:eastAsia="zh-TW"/>
        </w:rPr>
        <w:t>Standard Delivery</w:t>
      </w:r>
      <w:r w:rsidR="00B219DB">
        <w:rPr>
          <w:rFonts w:ascii="Calibri" w:eastAsiaTheme="minorEastAsia" w:hAnsi="Calibri" w:cs="Calibri"/>
          <w:color w:val="FF0000"/>
          <w:lang w:eastAsia="zh-TW"/>
        </w:rPr>
        <w:t xml:space="preserve"> </w:t>
      </w:r>
      <w:r w:rsidRPr="009E1823">
        <w:rPr>
          <w:rFonts w:ascii="Calibri" w:eastAsiaTheme="minorEastAsia" w:hAnsi="Calibri" w:cs="Calibri" w:hint="eastAsia"/>
          <w:color w:val="FF0000"/>
          <w:lang w:eastAsia="zh-TW"/>
        </w:rPr>
        <w:t>products.</w:t>
      </w:r>
    </w:p>
    <w:p w14:paraId="2D43EAE2" w14:textId="73A4D3F8" w:rsidR="00734B87" w:rsidRPr="00490777" w:rsidRDefault="0723A28E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  <w:color w:val="FF0000"/>
        </w:rPr>
      </w:pPr>
      <w:r w:rsidRPr="7B4B73AC">
        <w:rPr>
          <w:rFonts w:eastAsiaTheme="minorEastAsia"/>
          <w:color w:val="FF0000"/>
          <w:highlight w:val="yellow"/>
        </w:rPr>
        <w:lastRenderedPageBreak/>
        <w:t xml:space="preserve">(Phase 2 </w:t>
      </w:r>
      <w:r w:rsidRPr="7B4B73AC">
        <w:rPr>
          <w:rFonts w:ascii="Calibri" w:eastAsiaTheme="minorEastAsia" w:hAnsi="Calibri" w:cs="Calibri"/>
          <w:color w:val="FF0000"/>
          <w:highlight w:val="yellow"/>
          <w:lang w:val="en-HK" w:eastAsia="zh-TW"/>
        </w:rPr>
        <w:t>Aug 2024</w:t>
      </w:r>
      <w:r w:rsidRPr="7B4B73AC">
        <w:rPr>
          <w:rFonts w:eastAsiaTheme="minorEastAsia"/>
          <w:color w:val="FF0000"/>
          <w:highlight w:val="yellow"/>
        </w:rPr>
        <w:t>)</w:t>
      </w:r>
      <w:r w:rsidR="008677A6" w:rsidRPr="7B4B73AC">
        <w:rPr>
          <w:rFonts w:ascii="Calibri" w:eastAsiaTheme="minorEastAsia" w:hAnsi="Calibri" w:cs="Calibri"/>
          <w:color w:val="FF0000"/>
          <w:highlight w:val="yellow"/>
          <w:lang w:eastAsia="zh-TW"/>
        </w:rPr>
        <w:t xml:space="preserve"> </w:t>
      </w:r>
      <w:r w:rsidR="00EA4470" w:rsidRPr="7B4B73AC">
        <w:rPr>
          <w:rFonts w:ascii="Calibri" w:eastAsiaTheme="minorEastAsia" w:hAnsi="Calibri" w:cs="Calibri"/>
          <w:color w:val="FF0000"/>
          <w:highlight w:val="yellow"/>
          <w:lang w:eastAsia="zh-TW"/>
        </w:rPr>
        <w:t xml:space="preserve">(Updated on 12 </w:t>
      </w:r>
      <w:proofErr w:type="gramStart"/>
      <w:r w:rsidR="00EA4470" w:rsidRPr="7B4B73AC">
        <w:rPr>
          <w:rFonts w:ascii="Calibri" w:eastAsiaTheme="minorEastAsia" w:hAnsi="Calibri" w:cs="Calibri"/>
          <w:color w:val="FF0000"/>
          <w:highlight w:val="yellow"/>
          <w:lang w:eastAsia="zh-TW"/>
        </w:rPr>
        <w:t>June,</w:t>
      </w:r>
      <w:proofErr w:type="gramEnd"/>
      <w:r w:rsidR="00EA4470" w:rsidRPr="7B4B73AC">
        <w:rPr>
          <w:rFonts w:ascii="Calibri" w:eastAsiaTheme="minorEastAsia" w:hAnsi="Calibri" w:cs="Calibri"/>
          <w:color w:val="FF0000"/>
          <w:highlight w:val="yellow"/>
          <w:lang w:eastAsia="zh-TW"/>
        </w:rPr>
        <w:t xml:space="preserve"> 2024)</w:t>
      </w:r>
      <w:r w:rsidR="00521974">
        <w:t xml:space="preserve"> </w:t>
      </w:r>
      <w:r w:rsidR="00521974" w:rsidRPr="7B4B73AC">
        <w:rPr>
          <w:rFonts w:ascii="Calibri" w:eastAsiaTheme="minorEastAsia" w:hAnsi="Calibri" w:cs="Calibri"/>
          <w:color w:val="FF0000"/>
          <w:lang w:eastAsia="zh-TW"/>
        </w:rPr>
        <w:t>Before payment (redirect to OPP), the system checks if a</w:t>
      </w:r>
      <w:r w:rsidR="7BD54948" w:rsidRPr="7B4B73AC">
        <w:rPr>
          <w:rFonts w:ascii="Calibri" w:eastAsiaTheme="minorEastAsia" w:hAnsi="Calibri" w:cs="Calibri"/>
          <w:color w:val="FF0000"/>
          <w:lang w:eastAsia="zh-TW"/>
        </w:rPr>
        <w:t>ny</w:t>
      </w:r>
      <w:r w:rsidR="00521974" w:rsidRPr="7B4B73AC">
        <w:rPr>
          <w:rFonts w:ascii="Calibri" w:eastAsiaTheme="minorEastAsia" w:hAnsi="Calibri" w:cs="Calibri"/>
          <w:color w:val="FF0000"/>
          <w:lang w:eastAsia="zh-TW"/>
        </w:rPr>
        <w:t xml:space="preserve"> special product is missing a Special Type/Merchant. </w:t>
      </w:r>
    </w:p>
    <w:p w14:paraId="5E40AB76" w14:textId="4ADA21C7" w:rsidR="00734B87" w:rsidRPr="00490777" w:rsidRDefault="00521974" w:rsidP="004B17EA">
      <w:pPr>
        <w:pStyle w:val="ListParagraph"/>
        <w:numPr>
          <w:ilvl w:val="2"/>
          <w:numId w:val="3"/>
        </w:numPr>
        <w:rPr>
          <w:rFonts w:ascii="Calibri" w:eastAsia="Calibri" w:hAnsi="Calibri" w:cs="Calibri"/>
          <w:color w:val="FF0000"/>
        </w:rPr>
      </w:pPr>
      <w:r w:rsidRPr="7B4B73AC">
        <w:rPr>
          <w:rFonts w:ascii="Calibri" w:eastAsiaTheme="minorEastAsia" w:hAnsi="Calibri" w:cs="Calibri"/>
          <w:color w:val="FF0000"/>
          <w:lang w:eastAsia="zh-TW"/>
        </w:rPr>
        <w:t xml:space="preserve">If so, prompts </w:t>
      </w:r>
      <w:r w:rsidR="2FB35C79" w:rsidRPr="7B4B73AC">
        <w:rPr>
          <w:rFonts w:ascii="Calibri" w:eastAsiaTheme="minorEastAsia" w:hAnsi="Calibri" w:cs="Calibri"/>
          <w:color w:val="FF0000"/>
          <w:lang w:eastAsia="zh-TW"/>
        </w:rPr>
        <w:t>error to dis</w:t>
      </w:r>
      <w:r w:rsidRPr="7B4B73AC">
        <w:rPr>
          <w:rFonts w:ascii="Calibri" w:eastAsiaTheme="minorEastAsia" w:hAnsi="Calibri" w:cs="Calibri"/>
          <w:color w:val="FF0000"/>
          <w:lang w:eastAsia="zh-TW"/>
        </w:rPr>
        <w:t xml:space="preserve">allow </w:t>
      </w:r>
      <w:r w:rsidR="34E734BE" w:rsidRPr="7B4B73AC">
        <w:rPr>
          <w:rFonts w:ascii="Calibri" w:eastAsiaTheme="minorEastAsia" w:hAnsi="Calibri" w:cs="Calibri"/>
          <w:color w:val="FF0000"/>
          <w:lang w:eastAsia="zh-TW"/>
        </w:rPr>
        <w:t xml:space="preserve">customer </w:t>
      </w:r>
      <w:r w:rsidRPr="7B4B73AC">
        <w:rPr>
          <w:rFonts w:ascii="Calibri" w:eastAsiaTheme="minorEastAsia" w:hAnsi="Calibri" w:cs="Calibri"/>
          <w:color w:val="FF0000"/>
          <w:lang w:eastAsia="zh-TW"/>
        </w:rPr>
        <w:t>to proceed with checkout.</w:t>
      </w:r>
    </w:p>
    <w:p w14:paraId="4CF49A9C" w14:textId="377C3012" w:rsidR="5FBDDFC7" w:rsidRDefault="4B1995CA" w:rsidP="004B17EA">
      <w:pPr>
        <w:pStyle w:val="ListParagraph"/>
        <w:numPr>
          <w:ilvl w:val="0"/>
          <w:numId w:val="3"/>
        </w:numPr>
        <w:rPr>
          <w:rFonts w:eastAsiaTheme="minorEastAsia"/>
          <w:color w:val="FF0000"/>
          <w:lang w:eastAsia="zh-TW"/>
        </w:rPr>
      </w:pPr>
      <w:r w:rsidRPr="7B4B73AC">
        <w:rPr>
          <w:rFonts w:ascii="Calibri" w:eastAsia="Calibri" w:hAnsi="Calibri" w:cs="Calibri"/>
          <w:b/>
          <w:bCs/>
          <w:color w:val="FF0000"/>
          <w:lang w:eastAsia="zh-TW"/>
        </w:rPr>
        <w:t>Shipping Fee</w:t>
      </w:r>
      <w:r w:rsidR="5092651C" w:rsidRPr="7B4B73AC">
        <w:rPr>
          <w:rFonts w:ascii="Calibri" w:eastAsia="Calibri" w:hAnsi="Calibri" w:cs="Calibri"/>
          <w:b/>
          <w:bCs/>
          <w:color w:val="FF0000"/>
          <w:lang w:eastAsia="zh-TW"/>
        </w:rPr>
        <w:t xml:space="preserve"> </w:t>
      </w:r>
      <w:r w:rsidR="7F7EECB1" w:rsidRPr="7B4B73AC">
        <w:rPr>
          <w:rFonts w:ascii="Calibri" w:eastAsia="Calibri" w:hAnsi="Calibri" w:cs="Calibri"/>
          <w:b/>
          <w:bCs/>
          <w:color w:val="FF0000"/>
          <w:lang w:eastAsia="zh-TW"/>
        </w:rPr>
        <w:t>Summary</w:t>
      </w:r>
      <w:r w:rsidR="7F7EECB1" w:rsidRPr="7B4B73AC">
        <w:rPr>
          <w:rFonts w:ascii="Calibri" w:eastAsia="Calibri" w:hAnsi="Calibri" w:cs="Calibri"/>
          <w:color w:val="FF0000"/>
          <w:lang w:eastAsia="zh-TW"/>
        </w:rPr>
        <w:t xml:space="preserve"> </w:t>
      </w:r>
      <w:r w:rsidR="44F213E4" w:rsidRPr="7B4B73AC">
        <w:rPr>
          <w:rFonts w:eastAsiaTheme="minorEastAsia"/>
          <w:color w:val="FF0000"/>
          <w:highlight w:val="yellow"/>
        </w:rPr>
        <w:t xml:space="preserve">(Phase 2 </w:t>
      </w:r>
      <w:r w:rsidR="44F213E4" w:rsidRPr="7B4B73AC">
        <w:rPr>
          <w:rFonts w:ascii="Calibri" w:eastAsiaTheme="minorEastAsia" w:hAnsi="Calibri" w:cs="Calibri"/>
          <w:color w:val="FF0000"/>
          <w:highlight w:val="yellow"/>
          <w:lang w:val="en-HK" w:eastAsia="zh-TW"/>
        </w:rPr>
        <w:t>Aug 2024</w:t>
      </w:r>
      <w:r w:rsidR="44F213E4" w:rsidRPr="7B4B73AC">
        <w:rPr>
          <w:rFonts w:eastAsiaTheme="minorEastAsia"/>
          <w:color w:val="FF0000"/>
          <w:highlight w:val="yellow"/>
        </w:rPr>
        <w:t>)</w:t>
      </w:r>
    </w:p>
    <w:p w14:paraId="643BBF64" w14:textId="2D1B7572" w:rsidR="790B176F" w:rsidRDefault="790B176F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  <w:color w:val="FF0000"/>
        </w:rPr>
      </w:pPr>
      <w:r w:rsidRPr="7B4B73AC">
        <w:rPr>
          <w:rFonts w:ascii="Calibri" w:eastAsia="Calibri" w:hAnsi="Calibri" w:cs="Calibri"/>
          <w:color w:val="FF0000"/>
        </w:rPr>
        <w:t>In summary section, b</w:t>
      </w:r>
      <w:r w:rsidR="6E646596" w:rsidRPr="7B4B73AC">
        <w:rPr>
          <w:rFonts w:ascii="Calibri" w:eastAsia="Calibri" w:hAnsi="Calibri" w:cs="Calibri"/>
          <w:color w:val="FF0000"/>
        </w:rPr>
        <w:t>reak down shipping fee by delivery type</w:t>
      </w:r>
    </w:p>
    <w:p w14:paraId="21C63248" w14:textId="5250F786" w:rsidR="0C71A492" w:rsidRDefault="0C71A492" w:rsidP="004B17EA">
      <w:pPr>
        <w:pStyle w:val="ListParagraph"/>
        <w:numPr>
          <w:ilvl w:val="2"/>
          <w:numId w:val="3"/>
        </w:numPr>
        <w:rPr>
          <w:rFonts w:ascii="Calibri" w:eastAsia="Calibri" w:hAnsi="Calibri" w:cs="Calibri"/>
          <w:color w:val="FF0000"/>
        </w:rPr>
      </w:pPr>
      <w:r w:rsidRPr="7B4B73AC">
        <w:rPr>
          <w:rFonts w:ascii="Calibri" w:eastAsia="Calibri" w:hAnsi="Calibri" w:cs="Calibri"/>
          <w:color w:val="FF0000"/>
        </w:rPr>
        <w:t>For Merchant Delivery, break down by merchant name</w:t>
      </w:r>
    </w:p>
    <w:p w14:paraId="526BB443" w14:textId="65589936" w:rsidR="71DE14CA" w:rsidRDefault="71DE14CA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  <w:color w:val="FF0000"/>
        </w:rPr>
      </w:pPr>
      <w:r w:rsidRPr="7B4B73AC">
        <w:rPr>
          <w:rFonts w:ascii="Calibri" w:eastAsia="Calibri" w:hAnsi="Calibri" w:cs="Calibri"/>
          <w:color w:val="FF0000"/>
        </w:rPr>
        <w:t>Add a tool tip next to</w:t>
      </w:r>
      <w:r w:rsidR="474C113F" w:rsidRPr="7B4B73AC">
        <w:rPr>
          <w:rFonts w:ascii="Calibri" w:eastAsia="Calibri" w:hAnsi="Calibri" w:cs="Calibri"/>
          <w:color w:val="FF0000"/>
        </w:rPr>
        <w:t xml:space="preserve"> section name “Shipping”</w:t>
      </w:r>
    </w:p>
    <w:p w14:paraId="51591E11" w14:textId="46BD831A" w:rsidR="6C462A72" w:rsidRDefault="12563070" w:rsidP="004B17EA">
      <w:pPr>
        <w:pStyle w:val="ListParagraph"/>
        <w:numPr>
          <w:ilvl w:val="0"/>
          <w:numId w:val="3"/>
        </w:numPr>
        <w:rPr>
          <w:rFonts w:eastAsiaTheme="minorEastAsia"/>
          <w:color w:val="FF0000"/>
          <w:lang w:eastAsia="zh-TW"/>
        </w:rPr>
      </w:pPr>
      <w:r w:rsidRPr="7B4B73AC">
        <w:rPr>
          <w:rFonts w:ascii="Calibri" w:eastAsia="Calibri" w:hAnsi="Calibri" w:cs="Calibri"/>
          <w:b/>
          <w:bCs/>
          <w:color w:val="FF0000"/>
        </w:rPr>
        <w:t>Shopping Cart Summary</w:t>
      </w:r>
      <w:r w:rsidR="1782AEBA" w:rsidRPr="7B4B73AC">
        <w:rPr>
          <w:rFonts w:ascii="Calibri" w:eastAsia="Calibri" w:hAnsi="Calibri" w:cs="Calibri"/>
          <w:b/>
          <w:bCs/>
          <w:color w:val="FF0000"/>
        </w:rPr>
        <w:t xml:space="preserve"> </w:t>
      </w:r>
      <w:r w:rsidR="3FCD0ADF" w:rsidRPr="7B4B73AC">
        <w:rPr>
          <w:rFonts w:eastAsiaTheme="minorEastAsia"/>
          <w:color w:val="FF0000"/>
          <w:highlight w:val="yellow"/>
        </w:rPr>
        <w:t xml:space="preserve">(Phase 2 </w:t>
      </w:r>
      <w:r w:rsidR="3FCD0ADF" w:rsidRPr="7B4B73AC">
        <w:rPr>
          <w:rFonts w:ascii="Calibri" w:eastAsiaTheme="minorEastAsia" w:hAnsi="Calibri" w:cs="Calibri"/>
          <w:color w:val="FF0000"/>
          <w:highlight w:val="yellow"/>
          <w:lang w:val="en-HK" w:eastAsia="zh-TW"/>
        </w:rPr>
        <w:t>Aug 2024</w:t>
      </w:r>
      <w:r w:rsidR="3FCD0ADF" w:rsidRPr="7B4B73AC">
        <w:rPr>
          <w:rFonts w:eastAsiaTheme="minorEastAsia"/>
          <w:color w:val="FF0000"/>
          <w:highlight w:val="yellow"/>
        </w:rPr>
        <w:t>)</w:t>
      </w:r>
    </w:p>
    <w:p w14:paraId="1F0DF3A5" w14:textId="1EAB3C07" w:rsidR="7BE4DBA3" w:rsidRDefault="1AAA31A5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  <w:color w:val="FF0000"/>
        </w:rPr>
      </w:pPr>
      <w:r w:rsidRPr="7B4B73AC">
        <w:rPr>
          <w:rFonts w:ascii="Calibri" w:eastAsia="Calibri" w:hAnsi="Calibri" w:cs="Calibri"/>
          <w:color w:val="FF0000"/>
        </w:rPr>
        <w:t xml:space="preserve">Separate </w:t>
      </w:r>
      <w:r w:rsidR="7ED2CDA2" w:rsidRPr="7B4B73AC">
        <w:rPr>
          <w:rFonts w:ascii="Calibri" w:eastAsia="Calibri" w:hAnsi="Calibri" w:cs="Calibri"/>
          <w:color w:val="FF0000"/>
        </w:rPr>
        <w:t xml:space="preserve">to </w:t>
      </w:r>
      <w:r w:rsidRPr="7B4B73AC">
        <w:rPr>
          <w:rFonts w:ascii="Calibri" w:eastAsia="Calibri" w:hAnsi="Calibri" w:cs="Calibri"/>
          <w:color w:val="FF0000"/>
        </w:rPr>
        <w:t>delivery batch</w:t>
      </w:r>
      <w:r w:rsidR="1C25194D" w:rsidRPr="7B4B73AC">
        <w:rPr>
          <w:rFonts w:ascii="Calibri" w:eastAsia="Calibri" w:hAnsi="Calibri" w:cs="Calibri"/>
          <w:color w:val="FF0000"/>
        </w:rPr>
        <w:t>es</w:t>
      </w:r>
      <w:r w:rsidR="0DCFF609" w:rsidRPr="7B4B73AC">
        <w:rPr>
          <w:rFonts w:ascii="Calibri" w:eastAsia="Calibri" w:hAnsi="Calibri" w:cs="Calibri"/>
          <w:color w:val="FF0000"/>
        </w:rPr>
        <w:t xml:space="preserve"> by delivery type</w:t>
      </w:r>
      <w:r w:rsidR="769C5832" w:rsidRPr="7B4B73AC">
        <w:rPr>
          <w:rFonts w:ascii="Calibri" w:eastAsia="Calibri" w:hAnsi="Calibri" w:cs="Calibri"/>
          <w:color w:val="FF0000"/>
        </w:rPr>
        <w:t xml:space="preserve"> &amp; merchant</w:t>
      </w:r>
    </w:p>
    <w:p w14:paraId="20889F8B" w14:textId="18F396A4" w:rsidR="40C7256A" w:rsidRDefault="0DCFF609" w:rsidP="004B17EA">
      <w:pPr>
        <w:pStyle w:val="ListParagraph"/>
        <w:numPr>
          <w:ilvl w:val="2"/>
          <w:numId w:val="3"/>
        </w:numPr>
        <w:rPr>
          <w:rFonts w:ascii="Calibri" w:eastAsia="Calibri" w:hAnsi="Calibri" w:cs="Calibri"/>
          <w:color w:val="FF0000"/>
        </w:rPr>
      </w:pPr>
      <w:r w:rsidRPr="7B4B73AC">
        <w:rPr>
          <w:rFonts w:ascii="Calibri" w:eastAsia="Calibri" w:hAnsi="Calibri" w:cs="Calibri"/>
          <w:color w:val="FF0000"/>
        </w:rPr>
        <w:t xml:space="preserve">For e-redemption, </w:t>
      </w:r>
      <w:r w:rsidR="7294EEF6" w:rsidRPr="7B4B73AC">
        <w:rPr>
          <w:rFonts w:ascii="Calibri" w:eastAsia="Calibri" w:hAnsi="Calibri" w:cs="Calibri"/>
          <w:color w:val="FF0000"/>
        </w:rPr>
        <w:t xml:space="preserve">batch </w:t>
      </w:r>
      <w:r w:rsidRPr="7B4B73AC">
        <w:rPr>
          <w:rFonts w:ascii="Calibri" w:eastAsia="Calibri" w:hAnsi="Calibri" w:cs="Calibri"/>
          <w:color w:val="FF0000"/>
        </w:rPr>
        <w:t xml:space="preserve">name </w:t>
      </w:r>
      <w:proofErr w:type="gramStart"/>
      <w:r w:rsidRPr="7B4B73AC">
        <w:rPr>
          <w:rFonts w:ascii="Calibri" w:eastAsia="Calibri" w:hAnsi="Calibri" w:cs="Calibri"/>
          <w:color w:val="FF0000"/>
        </w:rPr>
        <w:t>= ”E</w:t>
      </w:r>
      <w:proofErr w:type="gramEnd"/>
      <w:r w:rsidRPr="7B4B73AC">
        <w:rPr>
          <w:rFonts w:ascii="Calibri" w:eastAsia="Calibri" w:hAnsi="Calibri" w:cs="Calibri"/>
          <w:color w:val="FF0000"/>
        </w:rPr>
        <w:t>-redemption”</w:t>
      </w:r>
    </w:p>
    <w:p w14:paraId="1F0EE84C" w14:textId="14E559E1" w:rsidR="40C7256A" w:rsidRDefault="0DCFF609" w:rsidP="004B17EA">
      <w:pPr>
        <w:pStyle w:val="ListParagraph"/>
        <w:numPr>
          <w:ilvl w:val="2"/>
          <w:numId w:val="3"/>
        </w:numPr>
        <w:rPr>
          <w:rFonts w:ascii="Calibri" w:eastAsia="Calibri" w:hAnsi="Calibri" w:cs="Calibri"/>
          <w:color w:val="FF0000"/>
        </w:rPr>
      </w:pPr>
      <w:r w:rsidRPr="7B4B73AC">
        <w:rPr>
          <w:rFonts w:ascii="Calibri" w:eastAsia="Calibri" w:hAnsi="Calibri" w:cs="Calibri"/>
          <w:color w:val="FF0000"/>
        </w:rPr>
        <w:t>For others, section name</w:t>
      </w:r>
      <w:r w:rsidR="26D53D80" w:rsidRPr="7B4B73AC">
        <w:rPr>
          <w:rFonts w:ascii="Calibri" w:eastAsia="Calibri" w:hAnsi="Calibri" w:cs="Calibri"/>
          <w:color w:val="FF0000"/>
        </w:rPr>
        <w:t xml:space="preserve"> </w:t>
      </w:r>
      <w:proofErr w:type="gramStart"/>
      <w:r w:rsidRPr="7B4B73AC">
        <w:rPr>
          <w:rFonts w:ascii="Calibri" w:eastAsia="Calibri" w:hAnsi="Calibri" w:cs="Calibri"/>
          <w:color w:val="FF0000"/>
        </w:rPr>
        <w:t>= ”Batch</w:t>
      </w:r>
      <w:proofErr w:type="gramEnd"/>
      <w:r w:rsidRPr="7B4B73AC">
        <w:rPr>
          <w:rFonts w:ascii="Calibri" w:eastAsia="Calibri" w:hAnsi="Calibri" w:cs="Calibri"/>
          <w:color w:val="FF0000"/>
        </w:rPr>
        <w:t># - {</w:t>
      </w:r>
      <w:proofErr w:type="spellStart"/>
      <w:r w:rsidRPr="7B4B73AC">
        <w:rPr>
          <w:rFonts w:ascii="Calibri" w:eastAsia="Calibri" w:hAnsi="Calibri" w:cs="Calibri"/>
          <w:color w:val="FF0000"/>
        </w:rPr>
        <w:t>deliveryType</w:t>
      </w:r>
      <w:proofErr w:type="spellEnd"/>
      <w:r w:rsidRPr="7B4B73AC">
        <w:rPr>
          <w:rFonts w:ascii="Calibri" w:eastAsia="Calibri" w:hAnsi="Calibri" w:cs="Calibri"/>
          <w:color w:val="FF0000"/>
        </w:rPr>
        <w:t>) - {</w:t>
      </w:r>
      <w:proofErr w:type="spellStart"/>
      <w:r w:rsidRPr="7B4B73AC">
        <w:rPr>
          <w:rFonts w:ascii="Calibri" w:eastAsia="Calibri" w:hAnsi="Calibri" w:cs="Calibri"/>
          <w:color w:val="FF0000"/>
        </w:rPr>
        <w:t>merchantName</w:t>
      </w:r>
      <w:proofErr w:type="spellEnd"/>
      <w:r w:rsidRPr="7B4B73AC">
        <w:rPr>
          <w:rFonts w:ascii="Calibri" w:eastAsia="Calibri" w:hAnsi="Calibri" w:cs="Calibri"/>
          <w:color w:val="FF0000"/>
        </w:rPr>
        <w:t>}”</w:t>
      </w:r>
    </w:p>
    <w:p w14:paraId="23ED9E37" w14:textId="394A9A68" w:rsidR="64EF2E23" w:rsidRDefault="2376C4C0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  <w:color w:val="FF0000"/>
        </w:rPr>
      </w:pPr>
      <w:r w:rsidRPr="7B4B73AC">
        <w:rPr>
          <w:rFonts w:ascii="Calibri" w:eastAsia="Calibri" w:hAnsi="Calibri" w:cs="Calibri"/>
          <w:color w:val="FF0000"/>
        </w:rPr>
        <w:t>Show description text for each batch. The text should be configurable by delive</w:t>
      </w:r>
      <w:r w:rsidR="59CAC479" w:rsidRPr="7B4B73AC">
        <w:rPr>
          <w:rFonts w:ascii="Calibri" w:eastAsia="Calibri" w:hAnsi="Calibri" w:cs="Calibri"/>
          <w:color w:val="FF0000"/>
        </w:rPr>
        <w:t>ry type.</w:t>
      </w:r>
    </w:p>
    <w:p w14:paraId="7F55A843" w14:textId="1F3D2748" w:rsidR="00BA13BE" w:rsidRDefault="00BA13BE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 xml:space="preserve">(Updated on 31 </w:t>
      </w:r>
      <w:proofErr w:type="gramStart"/>
      <w:r>
        <w:rPr>
          <w:rFonts w:ascii="Calibri" w:eastAsia="Calibri" w:hAnsi="Calibri" w:cs="Calibri"/>
          <w:color w:val="FF0000"/>
        </w:rPr>
        <w:t>July,</w:t>
      </w:r>
      <w:proofErr w:type="gramEnd"/>
      <w:r>
        <w:rPr>
          <w:rFonts w:ascii="Calibri" w:eastAsia="Calibri" w:hAnsi="Calibri" w:cs="Calibri"/>
          <w:color w:val="FF0000"/>
        </w:rPr>
        <w:t xml:space="preserve"> 2024) </w:t>
      </w:r>
      <w:r w:rsidR="002F5AFC" w:rsidRPr="002F5AFC">
        <w:rPr>
          <w:rFonts w:ascii="Calibri" w:eastAsia="Calibri" w:hAnsi="Calibri" w:cs="Calibri"/>
          <w:color w:val="FF0000"/>
        </w:rPr>
        <w:t xml:space="preserve">If there is only 1 batch delivery, </w:t>
      </w:r>
      <w:r w:rsidR="002F5AFC">
        <w:rPr>
          <w:rFonts w:ascii="Calibri" w:eastAsia="Calibri" w:hAnsi="Calibri" w:cs="Calibri"/>
          <w:color w:val="FF0000"/>
        </w:rPr>
        <w:t xml:space="preserve">skip </w:t>
      </w:r>
      <w:r w:rsidR="002F5AFC" w:rsidRPr="002F5AFC">
        <w:rPr>
          <w:rFonts w:ascii="Calibri" w:eastAsia="Calibri" w:hAnsi="Calibri" w:cs="Calibri"/>
          <w:color w:val="FF0000"/>
        </w:rPr>
        <w:t>batch display section</w:t>
      </w:r>
    </w:p>
    <w:p w14:paraId="7AD4824B" w14:textId="4F76D778" w:rsidR="51515C41" w:rsidRPr="00477C92" w:rsidRDefault="7A43ECEF" w:rsidP="004B17EA">
      <w:pPr>
        <w:pStyle w:val="ListParagraph"/>
        <w:numPr>
          <w:ilvl w:val="1"/>
          <w:numId w:val="3"/>
        </w:numPr>
        <w:rPr>
          <w:rFonts w:ascii="Calibri" w:eastAsia="Calibri" w:hAnsi="Calibri" w:cs="Calibri"/>
          <w:strike/>
          <w:color w:val="FF0000"/>
        </w:rPr>
      </w:pPr>
      <w:r w:rsidRPr="663F5D28">
        <w:rPr>
          <w:rFonts w:ascii="Calibri" w:eastAsia="Calibri" w:hAnsi="Calibri" w:cs="Calibri"/>
          <w:strike/>
          <w:color w:val="FF0000"/>
        </w:rPr>
        <w:t xml:space="preserve">Listing </w:t>
      </w:r>
      <w:r w:rsidR="59CAC479" w:rsidRPr="663F5D28">
        <w:rPr>
          <w:rFonts w:ascii="Calibri" w:eastAsia="Calibri" w:hAnsi="Calibri" w:cs="Calibri"/>
          <w:strike/>
          <w:color w:val="FF0000"/>
        </w:rPr>
        <w:t xml:space="preserve">sequence: </w:t>
      </w:r>
      <w:r>
        <w:br/>
      </w:r>
      <w:r w:rsidR="59CAC479" w:rsidRPr="663F5D28">
        <w:rPr>
          <w:rFonts w:ascii="Calibri" w:eastAsia="Calibri" w:hAnsi="Calibri" w:cs="Calibri"/>
          <w:strike/>
          <w:color w:val="FF0000"/>
        </w:rPr>
        <w:t xml:space="preserve">E-redemption &gt; </w:t>
      </w:r>
      <w:r w:rsidR="10C5E698" w:rsidRPr="663F5D28">
        <w:rPr>
          <w:rFonts w:ascii="Calibri" w:eastAsia="Calibri" w:hAnsi="Calibri" w:cs="Calibri"/>
          <w:strike/>
          <w:color w:val="FF0000"/>
        </w:rPr>
        <w:t xml:space="preserve">Shop </w:t>
      </w:r>
      <w:proofErr w:type="gramStart"/>
      <w:r w:rsidR="10C5E698" w:rsidRPr="663F5D28">
        <w:rPr>
          <w:rFonts w:ascii="Calibri" w:eastAsia="Calibri" w:hAnsi="Calibri" w:cs="Calibri"/>
          <w:strike/>
          <w:color w:val="FF0000"/>
        </w:rPr>
        <w:t>pick</w:t>
      </w:r>
      <w:proofErr w:type="gramEnd"/>
      <w:r w:rsidR="10C5E698" w:rsidRPr="663F5D28">
        <w:rPr>
          <w:rFonts w:ascii="Calibri" w:eastAsia="Calibri" w:hAnsi="Calibri" w:cs="Calibri"/>
          <w:strike/>
          <w:color w:val="FF0000"/>
        </w:rPr>
        <w:t xml:space="preserve"> up &gt; </w:t>
      </w:r>
      <w:r w:rsidR="59CAC479" w:rsidRPr="663F5D28">
        <w:rPr>
          <w:rFonts w:ascii="Calibri" w:eastAsia="Calibri" w:hAnsi="Calibri" w:cs="Calibri"/>
          <w:strike/>
          <w:color w:val="FF0000"/>
        </w:rPr>
        <w:t>Home Deliv</w:t>
      </w:r>
      <w:r w:rsidR="7C3B5EC1" w:rsidRPr="663F5D28">
        <w:rPr>
          <w:rFonts w:ascii="Calibri" w:eastAsia="Calibri" w:hAnsi="Calibri" w:cs="Calibri"/>
          <w:strike/>
          <w:color w:val="FF0000"/>
        </w:rPr>
        <w:t>ery &gt; Delivery by Appointment &gt; Merchant Delivery</w:t>
      </w:r>
      <w:r w:rsidR="2BCBCF35" w:rsidRPr="663F5D28">
        <w:rPr>
          <w:rFonts w:ascii="Calibri" w:eastAsia="Calibri" w:hAnsi="Calibri" w:cs="Calibri"/>
          <w:strike/>
          <w:color w:val="FF0000"/>
        </w:rPr>
        <w:t xml:space="preserve"> </w:t>
      </w:r>
    </w:p>
    <w:p w14:paraId="017FBFD9" w14:textId="77777777" w:rsidR="00D672D7" w:rsidRDefault="00305BBF" w:rsidP="00D672D7">
      <w:pPr>
        <w:pStyle w:val="ListParagraph"/>
        <w:numPr>
          <w:ilvl w:val="1"/>
          <w:numId w:val="3"/>
        </w:numPr>
        <w:rPr>
          <w:rFonts w:eastAsiaTheme="minorEastAsia"/>
          <w:color w:val="FF0000"/>
        </w:rPr>
      </w:pPr>
      <w:r w:rsidRPr="00305BBF">
        <w:rPr>
          <w:rFonts w:ascii="Calibri" w:eastAsia="Calibri" w:hAnsi="Calibri" w:cs="Calibri"/>
          <w:color w:val="FF0000"/>
          <w:lang w:val="en-US"/>
        </w:rPr>
        <w:t xml:space="preserve">(Updated on 2 </w:t>
      </w:r>
      <w:proofErr w:type="gramStart"/>
      <w:r w:rsidRPr="00305BBF">
        <w:rPr>
          <w:rFonts w:ascii="Calibri" w:eastAsia="Calibri" w:hAnsi="Calibri" w:cs="Calibri"/>
          <w:color w:val="FF0000"/>
          <w:lang w:val="en-US"/>
        </w:rPr>
        <w:t>Aug,</w:t>
      </w:r>
      <w:proofErr w:type="gramEnd"/>
      <w:r w:rsidRPr="00305BBF">
        <w:rPr>
          <w:rFonts w:ascii="Calibri" w:eastAsia="Calibri" w:hAnsi="Calibri" w:cs="Calibri"/>
          <w:color w:val="FF0000"/>
          <w:lang w:val="en-US"/>
        </w:rPr>
        <w:t xml:space="preserve"> 2024)</w:t>
      </w:r>
      <w:r w:rsidRPr="00305BBF">
        <w:rPr>
          <w:rFonts w:eastAsiaTheme="minorEastAsia"/>
          <w:color w:val="FF0000"/>
          <w:highlight w:val="yellow"/>
        </w:rPr>
        <w:t xml:space="preserve"> </w:t>
      </w:r>
      <w:r w:rsidRPr="7B4B73AC">
        <w:rPr>
          <w:rFonts w:eastAsiaTheme="minorEastAsia"/>
          <w:color w:val="FF0000"/>
          <w:highlight w:val="yellow"/>
        </w:rPr>
        <w:t xml:space="preserve">(Phase 2 </w:t>
      </w:r>
      <w:r w:rsidRPr="7B4B73AC">
        <w:rPr>
          <w:rFonts w:ascii="Calibri" w:eastAsiaTheme="minorEastAsia" w:hAnsi="Calibri" w:cs="Calibri"/>
          <w:color w:val="FF0000"/>
          <w:highlight w:val="yellow"/>
          <w:lang w:val="en-HK" w:eastAsia="zh-TW"/>
        </w:rPr>
        <w:t>Aug 2024</w:t>
      </w:r>
      <w:r w:rsidRPr="7B4B73AC">
        <w:rPr>
          <w:rFonts w:eastAsiaTheme="minorEastAsia"/>
          <w:color w:val="FF0000"/>
          <w:highlight w:val="yellow"/>
        </w:rPr>
        <w:t>)</w:t>
      </w:r>
      <w:r w:rsidR="00667DFB">
        <w:rPr>
          <w:rFonts w:eastAsiaTheme="minorEastAsia"/>
          <w:color w:val="FF0000"/>
        </w:rPr>
        <w:t xml:space="preserve"> </w:t>
      </w:r>
      <w:r w:rsidR="00D672D7" w:rsidRPr="00D672D7">
        <w:rPr>
          <w:rFonts w:eastAsiaTheme="minorEastAsia"/>
          <w:color w:val="FF0000"/>
        </w:rPr>
        <w:t>Retrieve product dimensions for O2O shipment method via club API.</w:t>
      </w:r>
    </w:p>
    <w:p w14:paraId="510F5822" w14:textId="77777777" w:rsidR="00A00A88" w:rsidRDefault="00D672D7" w:rsidP="00A00A88">
      <w:pPr>
        <w:pStyle w:val="ListParagraph"/>
        <w:numPr>
          <w:ilvl w:val="0"/>
          <w:numId w:val="25"/>
        </w:numPr>
        <w:rPr>
          <w:rFonts w:eastAsiaTheme="minorEastAsia"/>
          <w:color w:val="FF0000"/>
        </w:rPr>
      </w:pPr>
      <w:r w:rsidRPr="00D672D7">
        <w:rPr>
          <w:rFonts w:eastAsiaTheme="minorEastAsia"/>
          <w:color w:val="FF0000"/>
        </w:rPr>
        <w:t xml:space="preserve">Products should retrieve dimensions for the following product types: None/Physical. </w:t>
      </w:r>
    </w:p>
    <w:p w14:paraId="30866604" w14:textId="77777777" w:rsidR="00A00A88" w:rsidRDefault="00D672D7" w:rsidP="00A00A88">
      <w:pPr>
        <w:pStyle w:val="ListParagraph"/>
        <w:numPr>
          <w:ilvl w:val="0"/>
          <w:numId w:val="25"/>
        </w:numPr>
        <w:rPr>
          <w:rFonts w:eastAsiaTheme="minorEastAsia"/>
          <w:color w:val="FF0000"/>
        </w:rPr>
      </w:pPr>
      <w:r w:rsidRPr="00A00A88">
        <w:rPr>
          <w:rFonts w:eastAsiaTheme="minorEastAsia"/>
          <w:color w:val="FF0000"/>
        </w:rPr>
        <w:t xml:space="preserve">Products should not retrieve dimensions for the following product types: Virtual/Special Product. </w:t>
      </w:r>
    </w:p>
    <w:p w14:paraId="5A7D113C" w14:textId="7471102C" w:rsidR="008F6984" w:rsidRPr="00A00A88" w:rsidRDefault="00D672D7" w:rsidP="00A00A88">
      <w:pPr>
        <w:pStyle w:val="ListParagraph"/>
        <w:numPr>
          <w:ilvl w:val="0"/>
          <w:numId w:val="25"/>
        </w:numPr>
        <w:rPr>
          <w:rFonts w:eastAsiaTheme="minorEastAsia"/>
          <w:color w:val="FF0000"/>
        </w:rPr>
      </w:pPr>
      <w:r w:rsidRPr="00A00A88">
        <w:rPr>
          <w:rFonts w:eastAsiaTheme="minorEastAsia"/>
          <w:color w:val="FF0000"/>
        </w:rPr>
        <w:t>For orders that include both product types that require dimension retrieval and those that do not, the order should be passed to Club to retrieve dimensions.</w:t>
      </w:r>
    </w:p>
    <w:tbl>
      <w:tblPr>
        <w:tblStyle w:val="TableGrid"/>
        <w:tblW w:w="12960" w:type="dxa"/>
        <w:tblBorders>
          <w:top w:val="single" w:sz="8" w:space="0" w:color="7F7F7F" w:themeColor="text1" w:themeTint="80"/>
          <w:left w:val="single" w:sz="8" w:space="0" w:color="7F7F7F" w:themeColor="text1" w:themeTint="80"/>
          <w:bottom w:val="single" w:sz="8" w:space="0" w:color="7F7F7F" w:themeColor="text1" w:themeTint="80"/>
          <w:right w:val="single" w:sz="8" w:space="0" w:color="7F7F7F" w:themeColor="text1" w:themeTint="80"/>
          <w:insideH w:val="single" w:sz="8" w:space="0" w:color="7F7F7F" w:themeColor="text1" w:themeTint="80"/>
          <w:insideV w:val="single" w:sz="8" w:space="0" w:color="7F7F7F" w:themeColor="text1" w:themeTint="80"/>
        </w:tblBorders>
        <w:tblLayout w:type="fixed"/>
        <w:tblLook w:val="06A0" w:firstRow="1" w:lastRow="0" w:firstColumn="1" w:lastColumn="0" w:noHBand="1" w:noVBand="1"/>
      </w:tblPr>
      <w:tblGrid>
        <w:gridCol w:w="4320"/>
        <w:gridCol w:w="4320"/>
        <w:gridCol w:w="4320"/>
      </w:tblGrid>
      <w:tr w:rsidR="4E7CAB57" w14:paraId="14E5094E" w14:textId="002EB3C9" w:rsidTr="7D231CE5">
        <w:trPr>
          <w:trHeight w:val="300"/>
        </w:trPr>
        <w:tc>
          <w:tcPr>
            <w:tcW w:w="4320" w:type="dxa"/>
            <w:shd w:val="clear" w:color="auto" w:fill="FFF2CC" w:themeFill="accent4" w:themeFillTint="33"/>
          </w:tcPr>
          <w:p w14:paraId="10A7D843" w14:textId="7811F9E0" w:rsidR="0C8D15A7" w:rsidRDefault="324EF15A" w:rsidP="13A0E1D3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13A0E1D3">
              <w:rPr>
                <w:b/>
                <w:bCs/>
                <w:sz w:val="20"/>
                <w:szCs w:val="20"/>
              </w:rPr>
              <w:t>Checkout</w:t>
            </w:r>
            <w:r w:rsidRPr="13A0E1D3"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13A0E1D3">
              <w:rPr>
                <w:rFonts w:eastAsiaTheme="minorEastAsia"/>
                <w:color w:val="000000" w:themeColor="text1"/>
                <w:sz w:val="20"/>
                <w:szCs w:val="20"/>
              </w:rPr>
              <w:t>- Virtual Product</w:t>
            </w:r>
            <w:r w:rsidR="7DDAC34F" w:rsidRPr="13A0E1D3">
              <w:rPr>
                <w:rFonts w:eastAsiaTheme="minorEastAsia"/>
                <w:color w:val="000000" w:themeColor="text1"/>
                <w:sz w:val="20"/>
                <w:szCs w:val="20"/>
              </w:rPr>
              <w:t xml:space="preserve"> </w:t>
            </w:r>
            <w:r w:rsidR="51F7A361" w:rsidRPr="13A0E1D3">
              <w:rPr>
                <w:rFonts w:eastAsiaTheme="minorEastAsia"/>
                <w:color w:val="000000" w:themeColor="text1"/>
                <w:sz w:val="20"/>
                <w:szCs w:val="20"/>
                <w:u w:val="single"/>
              </w:rPr>
              <w:t>ONLY</w:t>
            </w:r>
          </w:p>
        </w:tc>
        <w:tc>
          <w:tcPr>
            <w:tcW w:w="4320" w:type="dxa"/>
            <w:shd w:val="clear" w:color="auto" w:fill="FFF2CC" w:themeFill="accent4" w:themeFillTint="33"/>
          </w:tcPr>
          <w:p w14:paraId="4A983B47" w14:textId="78A13392" w:rsidR="0B14AB5E" w:rsidRDefault="74D17812" w:rsidP="3FA9D491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3FA9D491">
              <w:rPr>
                <w:b/>
                <w:bCs/>
                <w:sz w:val="20"/>
                <w:szCs w:val="20"/>
              </w:rPr>
              <w:t>Checkout</w:t>
            </w:r>
            <w:r w:rsidRPr="3FA9D491"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3FA9D491">
              <w:rPr>
                <w:rFonts w:eastAsiaTheme="minorEastAsia"/>
                <w:color w:val="000000" w:themeColor="text1"/>
                <w:sz w:val="20"/>
                <w:szCs w:val="20"/>
              </w:rPr>
              <w:t xml:space="preserve">– </w:t>
            </w:r>
            <w:r w:rsidR="4D68E8A9" w:rsidRPr="3FA9D491">
              <w:rPr>
                <w:rFonts w:eastAsiaTheme="minorEastAsia"/>
                <w:color w:val="000000" w:themeColor="text1"/>
                <w:sz w:val="20"/>
                <w:szCs w:val="20"/>
              </w:rPr>
              <w:t xml:space="preserve">Virtual + </w:t>
            </w:r>
            <w:r w:rsidR="1E9D3A3B" w:rsidRPr="3FA9D491">
              <w:rPr>
                <w:rFonts w:eastAsiaTheme="minorEastAsia"/>
                <w:color w:val="FF0000"/>
                <w:sz w:val="20"/>
                <w:szCs w:val="20"/>
              </w:rPr>
              <w:t xml:space="preserve">Special </w:t>
            </w:r>
            <w:r w:rsidR="4D68E8A9" w:rsidRPr="3FA9D491">
              <w:rPr>
                <w:rFonts w:eastAsiaTheme="minorEastAsia"/>
                <w:color w:val="000000" w:themeColor="text1"/>
                <w:sz w:val="20"/>
                <w:szCs w:val="20"/>
              </w:rPr>
              <w:t>+ Physical (3 types)</w:t>
            </w:r>
          </w:p>
        </w:tc>
        <w:tc>
          <w:tcPr>
            <w:tcW w:w="4320" w:type="dxa"/>
            <w:shd w:val="clear" w:color="auto" w:fill="FFF2CC" w:themeFill="accent4" w:themeFillTint="33"/>
          </w:tcPr>
          <w:p w14:paraId="6DECB7F4" w14:textId="60490B53" w:rsidR="3A407DCA" w:rsidRPr="7D231CE5" w:rsidRDefault="3A407DCA" w:rsidP="7D231CE5">
            <w:pPr>
              <w:rPr>
                <w:b/>
                <w:bCs/>
                <w:sz w:val="20"/>
                <w:szCs w:val="20"/>
              </w:rPr>
            </w:pPr>
            <w:r w:rsidRPr="7D231CE5">
              <w:rPr>
                <w:b/>
                <w:bCs/>
                <w:sz w:val="20"/>
                <w:szCs w:val="20"/>
              </w:rPr>
              <w:t xml:space="preserve">Prompt error if product setup </w:t>
            </w:r>
            <w:r w:rsidR="23B17310" w:rsidRPr="7D231CE5">
              <w:rPr>
                <w:b/>
                <w:bCs/>
                <w:sz w:val="20"/>
                <w:szCs w:val="20"/>
              </w:rPr>
              <w:t xml:space="preserve">is </w:t>
            </w:r>
            <w:r w:rsidRPr="7D231CE5">
              <w:rPr>
                <w:b/>
                <w:bCs/>
                <w:sz w:val="20"/>
                <w:szCs w:val="20"/>
              </w:rPr>
              <w:t xml:space="preserve">incomplete </w:t>
            </w:r>
          </w:p>
        </w:tc>
      </w:tr>
      <w:tr w:rsidR="4E7CAB57" w14:paraId="3879A03A" w14:textId="14E472FC" w:rsidTr="7D231CE5">
        <w:trPr>
          <w:trHeight w:val="3952"/>
        </w:trPr>
        <w:tc>
          <w:tcPr>
            <w:tcW w:w="4320" w:type="dxa"/>
          </w:tcPr>
          <w:p w14:paraId="4F0416CA" w14:textId="26834D74" w:rsidR="7584B526" w:rsidRDefault="7AD38070" w:rsidP="13A0E1D3">
            <w:pPr>
              <w:spacing w:line="259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D77FB3A" wp14:editId="5734C29F">
                  <wp:extent cx="2664373" cy="1640898"/>
                  <wp:effectExtent l="0" t="0" r="0" b="0"/>
                  <wp:docPr id="367101903" name="Picture 367101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10190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373" cy="1640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14:paraId="34CFE342" w14:textId="1EF879A8" w:rsidR="7584B526" w:rsidRDefault="04EE8FC8" w:rsidP="4F80B98E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017A00A9" wp14:editId="574B0E19">
                  <wp:extent cx="2114550" cy="2714625"/>
                  <wp:effectExtent l="0" t="0" r="0" b="0"/>
                  <wp:docPr id="1574510271" name="Picture 1574510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451027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14:paraId="44F41144" w14:textId="5EA14969" w:rsidR="6F395B60" w:rsidRDefault="41B312BD" w:rsidP="22960B3E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5F5BC5A6" wp14:editId="6B5C43D2">
                  <wp:extent cx="2072640" cy="1138813"/>
                  <wp:effectExtent l="0" t="0" r="0" b="0"/>
                  <wp:docPr id="1462844518" name="Picture 1462844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284451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1138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D768A" w14:textId="72BDAD57" w:rsidR="42AAC576" w:rsidRDefault="12510CC3" w:rsidP="7D231CE5">
            <w:pPr>
              <w:spacing w:line="259" w:lineRule="auto"/>
              <w:rPr>
                <w:noProof/>
              </w:rPr>
            </w:pPr>
            <w:r w:rsidRPr="65F3ABB5">
              <w:rPr>
                <w:i/>
              </w:rPr>
              <w:t>Product abnormal and cannot be placed. Please contact CS.</w:t>
            </w:r>
          </w:p>
        </w:tc>
      </w:tr>
    </w:tbl>
    <w:p w14:paraId="202454D7" w14:textId="37400209" w:rsidR="4E7CAB57" w:rsidRDefault="39F93F30" w:rsidP="4E7CAB57">
      <w:r>
        <w:rPr>
          <w:noProof/>
        </w:rPr>
        <w:lastRenderedPageBreak/>
        <w:drawing>
          <wp:inline distT="0" distB="0" distL="0" distR="0" wp14:anchorId="720E9326" wp14:editId="732408DA">
            <wp:extent cx="4384165" cy="8497492"/>
            <wp:effectExtent l="0" t="0" r="0" b="0"/>
            <wp:docPr id="1954227650" name="Picture 1954227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165" cy="84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9F42" w14:textId="63ACF0FB" w:rsidR="4E7CAB57" w:rsidRDefault="4E7CAB57" w:rsidP="4E7CAB57"/>
    <w:p w14:paraId="56CFD91D" w14:textId="7B71B8CE" w:rsidR="4E7CAB57" w:rsidRDefault="46FFCCA7" w:rsidP="4E7CAB57">
      <w:pPr>
        <w:rPr>
          <w:rFonts w:ascii="Calibri" w:eastAsia="Calibri" w:hAnsi="Calibri" w:cs="Calibri"/>
          <w:b/>
          <w:bCs/>
          <w:sz w:val="24"/>
          <w:szCs w:val="24"/>
        </w:rPr>
      </w:pPr>
      <w:r w:rsidRPr="48973B3B">
        <w:rPr>
          <w:rFonts w:ascii="Calibri" w:eastAsia="Calibri" w:hAnsi="Calibri" w:cs="Calibri"/>
          <w:b/>
          <w:bCs/>
          <w:sz w:val="24"/>
          <w:szCs w:val="24"/>
        </w:rPr>
        <w:t xml:space="preserve">Order </w:t>
      </w:r>
      <w:r w:rsidR="4C0CFE8A" w:rsidRPr="48973B3B">
        <w:rPr>
          <w:rFonts w:ascii="Calibri" w:eastAsia="Calibri" w:hAnsi="Calibri" w:cs="Calibri"/>
          <w:b/>
          <w:bCs/>
          <w:sz w:val="24"/>
          <w:szCs w:val="24"/>
        </w:rPr>
        <w:t xml:space="preserve">Detail </w:t>
      </w:r>
      <w:r w:rsidR="6584E6D7" w:rsidRPr="48973B3B">
        <w:rPr>
          <w:rFonts w:ascii="Calibri" w:eastAsia="Calibri" w:hAnsi="Calibri" w:cs="Calibri"/>
          <w:b/>
          <w:bCs/>
          <w:sz w:val="24"/>
          <w:szCs w:val="24"/>
        </w:rPr>
        <w:t>Page</w:t>
      </w:r>
    </w:p>
    <w:p w14:paraId="5B214435" w14:textId="556092C1" w:rsidR="5123A8FB" w:rsidRDefault="2B001C0F" w:rsidP="004B17EA">
      <w:pPr>
        <w:pStyle w:val="ListParagraph"/>
        <w:numPr>
          <w:ilvl w:val="0"/>
          <w:numId w:val="13"/>
        </w:numPr>
        <w:rPr>
          <w:rFonts w:eastAsia="Calibri"/>
          <w:b/>
        </w:rPr>
      </w:pPr>
      <w:r w:rsidRPr="7F3BB0F0">
        <w:rPr>
          <w:rFonts w:eastAsia="Calibri"/>
          <w:b/>
        </w:rPr>
        <w:t>Virtual Product</w:t>
      </w:r>
    </w:p>
    <w:p w14:paraId="09F18D12" w14:textId="730E3B4B" w:rsidR="2E8698C4" w:rsidRPr="00B02AE1" w:rsidRDefault="10103B2E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</w:rPr>
      </w:pPr>
      <w:r w:rsidRPr="00B02AE1">
        <w:rPr>
          <w:rFonts w:ascii="Calibri" w:eastAsia="Calibri" w:hAnsi="Calibri" w:cs="Calibri"/>
        </w:rPr>
        <w:t xml:space="preserve">When LDA passed </w:t>
      </w:r>
      <w:r w:rsidR="2E517CAE" w:rsidRPr="00B02AE1">
        <w:rPr>
          <w:rFonts w:ascii="Calibri" w:eastAsia="Calibri" w:hAnsi="Calibri" w:cs="Calibri"/>
        </w:rPr>
        <w:t xml:space="preserve">redeem code </w:t>
      </w:r>
      <w:r w:rsidRPr="00B02AE1">
        <w:rPr>
          <w:rFonts w:ascii="Calibri" w:eastAsia="Calibri" w:hAnsi="Calibri" w:cs="Calibri"/>
        </w:rPr>
        <w:t xml:space="preserve">to SFCC, the order status update to </w:t>
      </w:r>
      <w:r w:rsidR="1C21C396" w:rsidRPr="00B02AE1">
        <w:rPr>
          <w:rFonts w:ascii="Calibri" w:eastAsia="Calibri" w:hAnsi="Calibri" w:cs="Calibri"/>
        </w:rPr>
        <w:t>“</w:t>
      </w:r>
      <w:r w:rsidR="09334D38" w:rsidRPr="00B02AE1">
        <w:rPr>
          <w:rFonts w:ascii="Calibri" w:eastAsia="Calibri" w:hAnsi="Calibri" w:cs="Calibri"/>
        </w:rPr>
        <w:t xml:space="preserve">Order </w:t>
      </w:r>
      <w:r w:rsidRPr="00B02AE1">
        <w:rPr>
          <w:rFonts w:ascii="Calibri" w:eastAsia="Calibri" w:hAnsi="Calibri" w:cs="Calibri"/>
        </w:rPr>
        <w:t>Complete</w:t>
      </w:r>
      <w:r w:rsidR="57BF0FBF" w:rsidRPr="00B02AE1">
        <w:rPr>
          <w:rFonts w:ascii="Calibri" w:eastAsia="Calibri" w:hAnsi="Calibri" w:cs="Calibri"/>
        </w:rPr>
        <w:t>d</w:t>
      </w:r>
      <w:r w:rsidR="08436379" w:rsidRPr="00B02AE1">
        <w:rPr>
          <w:rFonts w:ascii="Calibri" w:eastAsia="Calibri" w:hAnsi="Calibri" w:cs="Calibri"/>
        </w:rPr>
        <w:t>”</w:t>
      </w:r>
    </w:p>
    <w:p w14:paraId="238002E5" w14:textId="78B059DC" w:rsidR="6ED30CA8" w:rsidRDefault="088A78BF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</w:rPr>
      </w:pPr>
      <w:r w:rsidRPr="13A0E1D3">
        <w:rPr>
          <w:rFonts w:ascii="Calibri" w:eastAsia="Calibri" w:hAnsi="Calibri" w:cs="Calibri"/>
        </w:rPr>
        <w:t>If the order contains both virtual &amp; physical products, mark “Order Completed” when all items delivery compl</w:t>
      </w:r>
      <w:r w:rsidR="66B4A8CC" w:rsidRPr="13A0E1D3">
        <w:rPr>
          <w:rFonts w:ascii="Calibri" w:eastAsia="Calibri" w:hAnsi="Calibri" w:cs="Calibri"/>
        </w:rPr>
        <w:t>eted</w:t>
      </w:r>
    </w:p>
    <w:p w14:paraId="0626D51E" w14:textId="11F9D97F" w:rsidR="2D9FBD21" w:rsidRDefault="2D9FBD21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</w:rPr>
      </w:pPr>
      <w:r w:rsidRPr="48973B3B">
        <w:rPr>
          <w:rFonts w:ascii="Calibri" w:eastAsia="Calibri" w:hAnsi="Calibri" w:cs="Calibri"/>
        </w:rPr>
        <w:t>If the order contains virtual product only, mark “Order Completed” when the virtual product</w:t>
      </w:r>
      <w:r w:rsidR="1B14E6D7" w:rsidRPr="48973B3B">
        <w:rPr>
          <w:rFonts w:ascii="Calibri" w:eastAsia="Calibri" w:hAnsi="Calibri" w:cs="Calibri"/>
        </w:rPr>
        <w:t>’s redemption</w:t>
      </w:r>
      <w:r w:rsidRPr="48973B3B">
        <w:rPr>
          <w:rFonts w:ascii="Calibri" w:eastAsia="Calibri" w:hAnsi="Calibri" w:cs="Calibri"/>
        </w:rPr>
        <w:t xml:space="preserve"> </w:t>
      </w:r>
      <w:r w:rsidR="061AD6B3" w:rsidRPr="48973B3B">
        <w:rPr>
          <w:rFonts w:ascii="Calibri" w:eastAsia="Calibri" w:hAnsi="Calibri" w:cs="Calibri"/>
        </w:rPr>
        <w:t xml:space="preserve">email </w:t>
      </w:r>
      <w:r w:rsidRPr="48973B3B">
        <w:rPr>
          <w:rFonts w:ascii="Calibri" w:eastAsia="Calibri" w:hAnsi="Calibri" w:cs="Calibri"/>
        </w:rPr>
        <w:t>delivery completed</w:t>
      </w:r>
    </w:p>
    <w:p w14:paraId="6E053B3C" w14:textId="6BB10538" w:rsidR="2E8698C4" w:rsidRDefault="151BCF9E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</w:rPr>
      </w:pPr>
      <w:r w:rsidRPr="48973B3B">
        <w:rPr>
          <w:rFonts w:ascii="Calibri" w:eastAsia="Calibri" w:hAnsi="Calibri" w:cs="Calibri"/>
        </w:rPr>
        <w:t>S</w:t>
      </w:r>
      <w:r w:rsidR="39EC958B" w:rsidRPr="48973B3B">
        <w:rPr>
          <w:rFonts w:ascii="Calibri" w:eastAsia="Calibri" w:hAnsi="Calibri" w:cs="Calibri"/>
        </w:rPr>
        <w:t xml:space="preserve">how the </w:t>
      </w:r>
      <w:r w:rsidR="2A0FC89E" w:rsidRPr="48973B3B">
        <w:rPr>
          <w:rFonts w:ascii="Calibri" w:eastAsia="Calibri" w:hAnsi="Calibri" w:cs="Calibri"/>
        </w:rPr>
        <w:t xml:space="preserve">link to download e-redemption letter </w:t>
      </w:r>
      <w:r w:rsidR="1FEDCB63" w:rsidRPr="48973B3B">
        <w:rPr>
          <w:rFonts w:ascii="Calibri" w:eastAsia="Calibri" w:hAnsi="Calibri" w:cs="Calibri"/>
        </w:rPr>
        <w:t>below product name</w:t>
      </w:r>
    </w:p>
    <w:p w14:paraId="2030E544" w14:textId="6B700652" w:rsidR="00202F68" w:rsidRPr="007A38BF" w:rsidRDefault="007A38BF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</w:rPr>
      </w:pPr>
      <w:r w:rsidRPr="1C711F35">
        <w:rPr>
          <w:rFonts w:ascii="Calibri" w:eastAsia="Calibri" w:hAnsi="Calibri" w:cs="Calibri"/>
        </w:rPr>
        <w:t xml:space="preserve">For payment success virtual product order, both order confirmation email and ODP should show redemption letter link even the letter is still generating (Updated on 24 </w:t>
      </w:r>
      <w:proofErr w:type="gramStart"/>
      <w:r w:rsidRPr="1C711F35">
        <w:rPr>
          <w:rFonts w:ascii="Calibri" w:eastAsia="Calibri" w:hAnsi="Calibri" w:cs="Calibri"/>
        </w:rPr>
        <w:t>May,</w:t>
      </w:r>
      <w:proofErr w:type="gramEnd"/>
      <w:r w:rsidRPr="1C711F35">
        <w:rPr>
          <w:rFonts w:ascii="Calibri" w:eastAsia="Calibri" w:hAnsi="Calibri" w:cs="Calibri"/>
        </w:rPr>
        <w:t xml:space="preserve"> 2024)</w:t>
      </w:r>
    </w:p>
    <w:p w14:paraId="400FC971" w14:textId="6161FEFD" w:rsidR="6425C4C9" w:rsidRPr="00445E7A" w:rsidRDefault="676FBE1E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</w:rPr>
      </w:pPr>
      <w:r w:rsidRPr="12ECEC9C">
        <w:rPr>
          <w:rFonts w:ascii="Calibri" w:eastAsia="Calibri" w:hAnsi="Calibri" w:cs="Calibri"/>
        </w:rPr>
        <w:t>If same SKU qty&gt;1, the downloaded file should include all redemption detai</w:t>
      </w:r>
      <w:r w:rsidR="48333819" w:rsidRPr="12ECEC9C">
        <w:rPr>
          <w:rFonts w:ascii="Calibri" w:eastAsia="Calibri" w:hAnsi="Calibri" w:cs="Calibri"/>
        </w:rPr>
        <w:t>ls in separated pages</w:t>
      </w:r>
    </w:p>
    <w:p w14:paraId="5CD9BDF2" w14:textId="4C7152B9" w:rsidR="655BBCEC" w:rsidRDefault="51CC0AD5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  <w:color w:val="ED7D31" w:themeColor="accent2"/>
        </w:rPr>
      </w:pPr>
      <w:r w:rsidRPr="12ECEC9C">
        <w:rPr>
          <w:rFonts w:ascii="Calibri" w:eastAsia="Calibri" w:hAnsi="Calibri" w:cs="Calibri"/>
        </w:rPr>
        <w:t>If the</w:t>
      </w:r>
      <w:r w:rsidR="2064A093" w:rsidRPr="12ECEC9C">
        <w:rPr>
          <w:rFonts w:ascii="Calibri" w:eastAsia="Calibri" w:hAnsi="Calibri" w:cs="Calibri"/>
        </w:rPr>
        <w:t xml:space="preserve"> order contains</w:t>
      </w:r>
      <w:r w:rsidRPr="12ECEC9C">
        <w:rPr>
          <w:rFonts w:ascii="Calibri" w:eastAsia="Calibri" w:hAnsi="Calibri" w:cs="Calibri"/>
        </w:rPr>
        <w:t xml:space="preserve"> different SKU</w:t>
      </w:r>
      <w:r w:rsidR="544B0D5F" w:rsidRPr="12ECEC9C">
        <w:rPr>
          <w:rFonts w:ascii="Calibri" w:eastAsia="Calibri" w:hAnsi="Calibri" w:cs="Calibri"/>
        </w:rPr>
        <w:t>s</w:t>
      </w:r>
      <w:r w:rsidRPr="12ECEC9C">
        <w:rPr>
          <w:rFonts w:ascii="Calibri" w:eastAsia="Calibri" w:hAnsi="Calibri" w:cs="Calibri"/>
        </w:rPr>
        <w:t xml:space="preserve">, the download </w:t>
      </w:r>
      <w:r w:rsidR="694419B3" w:rsidRPr="12ECEC9C">
        <w:rPr>
          <w:rFonts w:ascii="Calibri" w:eastAsia="Calibri" w:hAnsi="Calibri" w:cs="Calibri"/>
        </w:rPr>
        <w:t xml:space="preserve">link </w:t>
      </w:r>
      <w:r w:rsidRPr="12ECEC9C">
        <w:rPr>
          <w:rFonts w:ascii="Calibri" w:eastAsia="Calibri" w:hAnsi="Calibri" w:cs="Calibri"/>
        </w:rPr>
        <w:t>should appear under each of the SKU</w:t>
      </w:r>
      <w:r w:rsidR="377C4578" w:rsidRPr="12ECEC9C">
        <w:rPr>
          <w:rFonts w:ascii="Calibri" w:eastAsia="Calibri" w:hAnsi="Calibri" w:cs="Calibri"/>
        </w:rPr>
        <w:t xml:space="preserve"> (</w:t>
      </w:r>
      <w:ins w:id="37" w:author="Tsang, Ivy YW (IT)" w:date="2024-04-22T03:00:00Z">
        <w:r>
          <w:fldChar w:fldCharType="begin"/>
        </w:r>
        <w:r>
          <w:instrText xml:space="preserve">HYPERLINK "https://pccw0.sharepoint.com/:w:/r/sites/CustomerSelfService/Shared%20Documents/e-Commerce/User%20Materials/Email%20and%20SMS%20Template/version2/16_Virtual%20product%20redemption%20example.docx?d=w4b07aed2435948daa9f5ac73f9b1701d&amp;csf=1&amp;web=1&amp;e=mTpZje" </w:instrText>
        </w:r>
        <w:r>
          <w:fldChar w:fldCharType="separate"/>
        </w:r>
      </w:ins>
      <w:r w:rsidR="377C4578" w:rsidRPr="12ECEC9C">
        <w:rPr>
          <w:rStyle w:val="Hyperlink"/>
          <w:rFonts w:ascii="Calibri" w:eastAsia="Calibri" w:hAnsi="Calibri" w:cs="Calibri"/>
        </w:rPr>
        <w:t>view sample redemption letter with multiple codes</w:t>
      </w:r>
      <w:ins w:id="38" w:author="Tsang, Ivy YW (IT)" w:date="2024-04-22T03:00:00Z">
        <w:r>
          <w:fldChar w:fldCharType="end"/>
        </w:r>
      </w:ins>
      <w:r w:rsidR="377C4578" w:rsidRPr="12ECEC9C">
        <w:rPr>
          <w:rFonts w:ascii="Calibri" w:eastAsia="Calibri" w:hAnsi="Calibri" w:cs="Calibri"/>
        </w:rPr>
        <w:t>)</w:t>
      </w:r>
    </w:p>
    <w:p w14:paraId="6CB5B9D5" w14:textId="3A629A6B" w:rsidR="41C9DE37" w:rsidRDefault="41C9DE37" w:rsidP="004B17EA">
      <w:pPr>
        <w:pStyle w:val="ListParagraph"/>
        <w:numPr>
          <w:ilvl w:val="2"/>
          <w:numId w:val="13"/>
        </w:numPr>
      </w:pPr>
      <w:commentRangeStart w:id="39"/>
      <w:r w:rsidRPr="12ECEC9C">
        <w:t>E-redem</w:t>
      </w:r>
      <w:r>
        <w:t xml:space="preserve">ption file should be the same language </w:t>
      </w:r>
      <w:r w:rsidR="48B2C3A7">
        <w:t xml:space="preserve">as </w:t>
      </w:r>
      <w:r>
        <w:t>user selected in locale.</w:t>
      </w:r>
      <w:commentRangeEnd w:id="39"/>
      <w:r>
        <w:rPr>
          <w:rStyle w:val="CommentReference"/>
        </w:rPr>
        <w:commentReference w:id="39"/>
      </w:r>
    </w:p>
    <w:p w14:paraId="4D47F5C6" w14:textId="79475362" w:rsidR="1CE674BA" w:rsidRDefault="3EF32381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</w:rPr>
      </w:pPr>
      <w:r w:rsidRPr="48973B3B">
        <w:rPr>
          <w:rFonts w:ascii="Calibri" w:eastAsia="Calibri" w:hAnsi="Calibri" w:cs="Calibri"/>
        </w:rPr>
        <w:t>In</w:t>
      </w:r>
      <w:r w:rsidR="70561D20" w:rsidRPr="48973B3B">
        <w:rPr>
          <w:rFonts w:ascii="Calibri" w:eastAsia="Calibri" w:hAnsi="Calibri" w:cs="Calibri"/>
        </w:rPr>
        <w:t xml:space="preserve"> Order Information section</w:t>
      </w:r>
    </w:p>
    <w:p w14:paraId="572E8C22" w14:textId="2C105984" w:rsidR="1CE674BA" w:rsidRDefault="732F443F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</w:rPr>
      </w:pPr>
      <w:r w:rsidRPr="48973B3B">
        <w:rPr>
          <w:rFonts w:ascii="Calibri" w:eastAsia="Calibri" w:hAnsi="Calibri" w:cs="Calibri"/>
        </w:rPr>
        <w:t>S</w:t>
      </w:r>
      <w:r w:rsidR="4032A222" w:rsidRPr="48973B3B">
        <w:rPr>
          <w:rFonts w:ascii="Calibri" w:eastAsia="Calibri" w:hAnsi="Calibri" w:cs="Calibri"/>
        </w:rPr>
        <w:t xml:space="preserve">how "-" for </w:t>
      </w:r>
      <w:r w:rsidR="30FBBDEC" w:rsidRPr="48973B3B">
        <w:rPr>
          <w:rFonts w:ascii="Calibri" w:eastAsia="Calibri" w:hAnsi="Calibri" w:cs="Calibri"/>
        </w:rPr>
        <w:t>Delivery</w:t>
      </w:r>
      <w:r w:rsidR="4032A222" w:rsidRPr="48973B3B">
        <w:rPr>
          <w:rFonts w:ascii="Calibri" w:eastAsia="Calibri" w:hAnsi="Calibri" w:cs="Calibri"/>
        </w:rPr>
        <w:t xml:space="preserve"> address</w:t>
      </w:r>
      <w:r w:rsidR="5CAB7BFC" w:rsidRPr="48973B3B">
        <w:rPr>
          <w:rFonts w:ascii="Calibri" w:eastAsia="Calibri" w:hAnsi="Calibri" w:cs="Calibri"/>
        </w:rPr>
        <w:t>/</w:t>
      </w:r>
      <w:r w:rsidR="7858A4C7" w:rsidRPr="48973B3B">
        <w:rPr>
          <w:rFonts w:ascii="Calibri" w:eastAsia="Calibri" w:hAnsi="Calibri" w:cs="Calibri"/>
        </w:rPr>
        <w:t xml:space="preserve"> Billing Address</w:t>
      </w:r>
      <w:r w:rsidR="7BDED456" w:rsidRPr="48973B3B">
        <w:rPr>
          <w:rFonts w:ascii="Calibri" w:eastAsia="Calibri" w:hAnsi="Calibri" w:cs="Calibri"/>
        </w:rPr>
        <w:t>/ Delivery Method</w:t>
      </w:r>
    </w:p>
    <w:p w14:paraId="50865036" w14:textId="0A984576" w:rsidR="054EC0CE" w:rsidRDefault="054EC0CE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</w:rPr>
      </w:pPr>
      <w:r w:rsidRPr="48973B3B">
        <w:rPr>
          <w:rFonts w:ascii="Calibri" w:eastAsia="Calibri" w:hAnsi="Calibri" w:cs="Calibri"/>
        </w:rPr>
        <w:t>Show "E-redemption" for Delivery Method</w:t>
      </w:r>
    </w:p>
    <w:p w14:paraId="095391FD" w14:textId="60A72A59" w:rsidR="6491A74C" w:rsidRDefault="4F1F3649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</w:rPr>
      </w:pPr>
      <w:r w:rsidRPr="48973B3B">
        <w:rPr>
          <w:rFonts w:ascii="Calibri" w:eastAsia="Calibri" w:hAnsi="Calibri" w:cs="Calibri"/>
        </w:rPr>
        <w:t xml:space="preserve">[Return] button should be available within 14 days after the </w:t>
      </w:r>
      <w:r w:rsidRPr="48973B3B">
        <w:rPr>
          <w:rFonts w:ascii="Calibri" w:eastAsia="Calibri" w:hAnsi="Calibri" w:cs="Calibri"/>
          <w:i/>
          <w:iCs/>
        </w:rPr>
        <w:t>Order Completed Date</w:t>
      </w:r>
      <w:r w:rsidRPr="48973B3B">
        <w:rPr>
          <w:rFonts w:ascii="Calibri" w:eastAsia="Calibri" w:hAnsi="Calibri" w:cs="Calibri"/>
        </w:rPr>
        <w:t xml:space="preserve"> </w:t>
      </w:r>
    </w:p>
    <w:p w14:paraId="03B94C17" w14:textId="2CA002C2" w:rsidR="6491A74C" w:rsidRPr="004831F3" w:rsidRDefault="00DA2779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</w:rPr>
      </w:pPr>
      <w:r w:rsidRPr="48973B3B">
        <w:rPr>
          <w:rFonts w:ascii="Calibri" w:eastAsia="Calibri" w:hAnsi="Calibri" w:cs="Calibri"/>
        </w:rPr>
        <w:t>Display</w:t>
      </w:r>
      <w:r w:rsidR="000A3D26" w:rsidRPr="48973B3B">
        <w:rPr>
          <w:rFonts w:ascii="Calibri" w:eastAsia="Calibri" w:hAnsi="Calibri" w:cs="Calibri"/>
        </w:rPr>
        <w:t xml:space="preserve"> </w:t>
      </w:r>
      <w:r w:rsidR="007474DD" w:rsidRPr="48973B3B">
        <w:rPr>
          <w:rFonts w:ascii="Calibri" w:eastAsia="Calibri" w:hAnsi="Calibri" w:cs="Calibri"/>
        </w:rPr>
        <w:t xml:space="preserve">product’s </w:t>
      </w:r>
      <w:r w:rsidR="00A47AA9" w:rsidRPr="48973B3B">
        <w:rPr>
          <w:rFonts w:ascii="Calibri" w:eastAsia="Calibri" w:hAnsi="Calibri" w:cs="Calibri"/>
        </w:rPr>
        <w:t>T&amp;C section</w:t>
      </w:r>
      <w:r w:rsidR="007474DD" w:rsidRPr="48973B3B">
        <w:rPr>
          <w:rFonts w:ascii="Calibri" w:eastAsia="Calibri" w:hAnsi="Calibri" w:cs="Calibri"/>
        </w:rPr>
        <w:t>:</w:t>
      </w:r>
      <w:r w:rsidR="00A47AA9" w:rsidRPr="48973B3B">
        <w:rPr>
          <w:rFonts w:ascii="Calibri" w:eastAsia="Calibri" w:hAnsi="Calibri" w:cs="Calibri"/>
        </w:rPr>
        <w:t xml:space="preserve"> </w:t>
      </w:r>
      <w:r w:rsidR="000A3D26" w:rsidRPr="48973B3B">
        <w:rPr>
          <w:rFonts w:ascii="Calibri" w:eastAsia="Calibri" w:hAnsi="Calibri" w:cs="Calibri"/>
          <w:lang w:val="en-HK"/>
        </w:rPr>
        <w:t>[</w:t>
      </w:r>
      <w:proofErr w:type="spellStart"/>
      <w:r w:rsidR="000A3D26" w:rsidRPr="48973B3B">
        <w:rPr>
          <w:rFonts w:ascii="Calibri" w:eastAsia="Calibri" w:hAnsi="Calibri" w:cs="Calibri"/>
          <w:b/>
          <w:bCs/>
          <w:lang w:val="en-HK"/>
        </w:rPr>
        <w:t>mega_checkbox_</w:t>
      </w:r>
      <w:proofErr w:type="gramStart"/>
      <w:r w:rsidR="000A3D26" w:rsidRPr="48973B3B">
        <w:rPr>
          <w:rFonts w:ascii="Calibri" w:eastAsia="Calibri" w:hAnsi="Calibri" w:cs="Calibri"/>
          <w:b/>
          <w:bCs/>
          <w:lang w:val="en-HK"/>
        </w:rPr>
        <w:t>terms</w:t>
      </w:r>
      <w:proofErr w:type="spellEnd"/>
      <w:r w:rsidR="000A3D26" w:rsidRPr="48973B3B">
        <w:rPr>
          <w:rFonts w:ascii="Calibri" w:eastAsia="Calibri" w:hAnsi="Calibri" w:cs="Calibri"/>
          <w:lang w:val="en-HK"/>
        </w:rPr>
        <w:t>]</w:t>
      </w:r>
      <w:r w:rsidR="00670263" w:rsidRPr="48973B3B">
        <w:rPr>
          <w:rFonts w:ascii="Calibri" w:eastAsia="Calibri" w:hAnsi="Calibri" w:cs="Calibri"/>
          <w:lang w:val="en-HK"/>
        </w:rPr>
        <w:t xml:space="preserve">  </w:t>
      </w:r>
      <w:r w:rsidR="00670263" w:rsidRPr="48973B3B">
        <w:rPr>
          <w:rFonts w:ascii="Calibri" w:eastAsia="Calibri" w:hAnsi="Calibri" w:cs="Calibri"/>
        </w:rPr>
        <w:t>(</w:t>
      </w:r>
      <w:proofErr w:type="gramEnd"/>
      <w:r w:rsidR="1C14F3AC" w:rsidRPr="48973B3B">
        <w:rPr>
          <w:rFonts w:ascii="Calibri" w:eastAsia="Calibri" w:hAnsi="Calibri" w:cs="Calibri"/>
        </w:rPr>
        <w:t>Apply</w:t>
      </w:r>
      <w:r w:rsidR="00670263" w:rsidRPr="48973B3B">
        <w:rPr>
          <w:rFonts w:ascii="Calibri" w:eastAsia="Calibri" w:hAnsi="Calibri" w:cs="Calibri"/>
        </w:rPr>
        <w:t xml:space="preserve"> to all types of products</w:t>
      </w:r>
      <w:r w:rsidR="005E651D" w:rsidRPr="48973B3B">
        <w:rPr>
          <w:rFonts w:ascii="Calibri" w:eastAsia="Calibri" w:hAnsi="Calibri" w:cs="Calibri"/>
        </w:rPr>
        <w:t xml:space="preserve"> including </w:t>
      </w:r>
      <w:r w:rsidR="00B52922" w:rsidRPr="48973B3B">
        <w:rPr>
          <w:rFonts w:ascii="Calibri" w:eastAsia="Calibri" w:hAnsi="Calibri" w:cs="Calibri"/>
        </w:rPr>
        <w:t>Physical Product)</w:t>
      </w:r>
    </w:p>
    <w:p w14:paraId="1A0D57D4" w14:textId="60009965" w:rsidR="6491A74C" w:rsidRPr="004831F3" w:rsidRDefault="0D36604A" w:rsidP="004B17EA">
      <w:pPr>
        <w:pStyle w:val="ListParagraph"/>
        <w:numPr>
          <w:ilvl w:val="0"/>
          <w:numId w:val="13"/>
        </w:numPr>
        <w:rPr>
          <w:rFonts w:eastAsia="Calibri"/>
          <w:b/>
          <w:bCs/>
        </w:rPr>
      </w:pPr>
      <w:r w:rsidRPr="73B235BD">
        <w:rPr>
          <w:rFonts w:eastAsia="Calibri"/>
          <w:b/>
          <w:bCs/>
        </w:rPr>
        <w:t xml:space="preserve">Special </w:t>
      </w:r>
      <w:r w:rsidR="03E8CA16" w:rsidRPr="73B235BD">
        <w:rPr>
          <w:rFonts w:eastAsia="Calibri"/>
          <w:b/>
          <w:bCs/>
        </w:rPr>
        <w:t>Product</w:t>
      </w:r>
    </w:p>
    <w:p w14:paraId="277907F2" w14:textId="07AF01B6" w:rsidR="6491A74C" w:rsidRPr="004831F3" w:rsidRDefault="142C56AE" w:rsidP="004B17EA">
      <w:pPr>
        <w:pStyle w:val="ListParagraph"/>
        <w:numPr>
          <w:ilvl w:val="1"/>
          <w:numId w:val="13"/>
        </w:numPr>
        <w:rPr>
          <w:rFonts w:eastAsia="Calibri"/>
        </w:rPr>
      </w:pPr>
      <w:r w:rsidRPr="004831F3">
        <w:rPr>
          <w:rFonts w:eastAsia="Calibri"/>
        </w:rPr>
        <w:t xml:space="preserve">Club </w:t>
      </w:r>
      <w:r w:rsidR="004A2651" w:rsidRPr="004831F3">
        <w:rPr>
          <w:rFonts w:eastAsia="Calibri"/>
        </w:rPr>
        <w:t>deduct</w:t>
      </w:r>
      <w:r w:rsidR="00AE27E5" w:rsidRPr="004831F3">
        <w:rPr>
          <w:rFonts w:eastAsia="Calibri"/>
        </w:rPr>
        <w:t>s</w:t>
      </w:r>
      <w:r w:rsidRPr="004831F3">
        <w:rPr>
          <w:rFonts w:eastAsia="Calibri"/>
        </w:rPr>
        <w:t xml:space="preserve"> stock </w:t>
      </w:r>
      <w:r w:rsidR="004A2651" w:rsidRPr="004831F3">
        <w:rPr>
          <w:rFonts w:eastAsia="Calibri"/>
        </w:rPr>
        <w:t>once order</w:t>
      </w:r>
      <w:r w:rsidR="002C6FBA" w:rsidRPr="004831F3">
        <w:rPr>
          <w:rFonts w:eastAsia="Calibri"/>
        </w:rPr>
        <w:t xml:space="preserve"> placed</w:t>
      </w:r>
    </w:p>
    <w:p w14:paraId="3AF1F21F" w14:textId="11D0C2D9" w:rsidR="6491A74C" w:rsidRPr="004831F3" w:rsidRDefault="142C56AE" w:rsidP="004B17EA">
      <w:pPr>
        <w:pStyle w:val="ListParagraph"/>
        <w:numPr>
          <w:ilvl w:val="2"/>
          <w:numId w:val="13"/>
        </w:numPr>
        <w:rPr>
          <w:rFonts w:eastAsia="Calibri"/>
        </w:rPr>
      </w:pPr>
      <w:r w:rsidRPr="004831F3">
        <w:rPr>
          <w:rFonts w:eastAsia="Calibri"/>
        </w:rPr>
        <w:t>The order won’t auto-trigger “Order Completed” by system</w:t>
      </w:r>
      <w:commentRangeStart w:id="40"/>
      <w:commentRangeStart w:id="41"/>
      <w:commentRangeStart w:id="42"/>
      <w:commentRangeStart w:id="43"/>
      <w:commentRangeEnd w:id="40"/>
      <w:r w:rsidRPr="004831F3">
        <w:rPr>
          <w:rStyle w:val="CommentReference"/>
        </w:rPr>
        <w:commentReference w:id="40"/>
      </w:r>
      <w:commentRangeEnd w:id="41"/>
      <w:r w:rsidR="008A023D" w:rsidRPr="004831F3">
        <w:rPr>
          <w:rStyle w:val="CommentReference"/>
        </w:rPr>
        <w:commentReference w:id="41"/>
      </w:r>
      <w:commentRangeEnd w:id="42"/>
      <w:r w:rsidRPr="004831F3">
        <w:rPr>
          <w:rStyle w:val="CommentReference"/>
        </w:rPr>
        <w:commentReference w:id="42"/>
      </w:r>
      <w:commentRangeEnd w:id="43"/>
      <w:r w:rsidR="00254220" w:rsidRPr="004831F3">
        <w:rPr>
          <w:rStyle w:val="CommentReference"/>
        </w:rPr>
        <w:commentReference w:id="43"/>
      </w:r>
    </w:p>
    <w:p w14:paraId="4377D608" w14:textId="26D53596" w:rsidR="6491A74C" w:rsidRPr="004831F3" w:rsidRDefault="00791D72" w:rsidP="004B17EA">
      <w:pPr>
        <w:pStyle w:val="ListParagraph"/>
        <w:numPr>
          <w:ilvl w:val="2"/>
          <w:numId w:val="13"/>
        </w:numPr>
        <w:rPr>
          <w:rFonts w:eastAsia="Calibri"/>
        </w:rPr>
      </w:pPr>
      <w:r>
        <w:rPr>
          <w:rFonts w:eastAsiaTheme="minorEastAsia" w:hint="eastAsia"/>
          <w:lang w:eastAsia="zh-TW"/>
        </w:rPr>
        <w:t>Delivery</w:t>
      </w:r>
      <w:commentRangeStart w:id="46"/>
      <w:commentRangeStart w:id="47"/>
      <w:r w:rsidR="142C56AE" w:rsidRPr="004831F3">
        <w:rPr>
          <w:rFonts w:eastAsia="Calibri"/>
        </w:rPr>
        <w:t xml:space="preserve"> status will be </w:t>
      </w:r>
      <w:r w:rsidR="00D820F1" w:rsidRPr="004831F3">
        <w:rPr>
          <w:rFonts w:eastAsia="Calibri"/>
        </w:rPr>
        <w:t xml:space="preserve">updated </w:t>
      </w:r>
      <w:r w:rsidR="142C56AE" w:rsidRPr="004831F3">
        <w:rPr>
          <w:rFonts w:eastAsia="Calibri"/>
        </w:rPr>
        <w:t xml:space="preserve">by user </w:t>
      </w:r>
      <w:r w:rsidR="001B1098" w:rsidRPr="004831F3">
        <w:rPr>
          <w:rFonts w:eastAsia="Calibri"/>
        </w:rPr>
        <w:t>by batch import</w:t>
      </w:r>
      <w:commentRangeEnd w:id="46"/>
      <w:r w:rsidR="00F174AB" w:rsidRPr="004831F3">
        <w:rPr>
          <w:rStyle w:val="CommentReference"/>
        </w:rPr>
        <w:commentReference w:id="46"/>
      </w:r>
      <w:commentRangeEnd w:id="47"/>
      <w:r w:rsidR="00EE6DD0" w:rsidRPr="004831F3">
        <w:rPr>
          <w:rStyle w:val="CommentReference"/>
        </w:rPr>
        <w:commentReference w:id="47"/>
      </w:r>
    </w:p>
    <w:p w14:paraId="5D4415A3" w14:textId="10635442" w:rsidR="057D974D" w:rsidRPr="004831F3" w:rsidRDefault="142C56AE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</w:rPr>
      </w:pPr>
      <w:r w:rsidRPr="004831F3">
        <w:rPr>
          <w:rFonts w:eastAsia="Calibri"/>
        </w:rPr>
        <w:t>No e-redemption letter is required to generate</w:t>
      </w:r>
    </w:p>
    <w:p w14:paraId="753F4144" w14:textId="10635442" w:rsidR="057D974D" w:rsidRDefault="057D974D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</w:rPr>
      </w:pPr>
      <w:r w:rsidRPr="18B22E26">
        <w:rPr>
          <w:rFonts w:ascii="Calibri" w:eastAsia="Calibri" w:hAnsi="Calibri" w:cs="Calibri"/>
        </w:rPr>
        <w:t>In Order Information section</w:t>
      </w:r>
    </w:p>
    <w:p w14:paraId="3BCCA084" w14:textId="44A6C021" w:rsidR="057D974D" w:rsidRDefault="057D974D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</w:rPr>
      </w:pPr>
      <w:r w:rsidRPr="6AB01139">
        <w:rPr>
          <w:rFonts w:ascii="Calibri" w:eastAsia="Calibri" w:hAnsi="Calibri" w:cs="Calibri"/>
        </w:rPr>
        <w:t>Show "Delivery" for Delivery Method</w:t>
      </w:r>
    </w:p>
    <w:p w14:paraId="5E0C041E" w14:textId="20E29BF4" w:rsidR="6491A74C" w:rsidRPr="004831F3" w:rsidRDefault="03E8CA16" w:rsidP="004B17EA">
      <w:pPr>
        <w:pStyle w:val="ListParagraph"/>
        <w:numPr>
          <w:ilvl w:val="1"/>
          <w:numId w:val="13"/>
        </w:numPr>
        <w:rPr>
          <w:rFonts w:eastAsia="Calibri"/>
        </w:rPr>
      </w:pPr>
      <w:r w:rsidRPr="73B235BD">
        <w:rPr>
          <w:rFonts w:eastAsia="Calibri"/>
        </w:rPr>
        <w:t>[Return] button should be available within 14 days after the Order Completed Date</w:t>
      </w:r>
    </w:p>
    <w:p w14:paraId="09A3E03D" w14:textId="3D634A92" w:rsidR="007474DD" w:rsidRPr="004831F3" w:rsidRDefault="1AC0E3AE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</w:rPr>
      </w:pPr>
      <w:r w:rsidRPr="73B235BD">
        <w:rPr>
          <w:rFonts w:ascii="Calibri" w:eastAsia="Calibri" w:hAnsi="Calibri" w:cs="Calibri"/>
        </w:rPr>
        <w:t xml:space="preserve">Display product’s T&amp;C section: </w:t>
      </w:r>
      <w:r w:rsidRPr="73B235BD">
        <w:rPr>
          <w:rFonts w:ascii="Calibri" w:eastAsia="Calibri" w:hAnsi="Calibri" w:cs="Calibri"/>
          <w:lang w:val="en-HK"/>
        </w:rPr>
        <w:t>[</w:t>
      </w:r>
      <w:proofErr w:type="spellStart"/>
      <w:r w:rsidRPr="73B235BD">
        <w:rPr>
          <w:rFonts w:ascii="Calibri" w:eastAsia="Calibri" w:hAnsi="Calibri" w:cs="Calibri"/>
          <w:b/>
          <w:bCs/>
          <w:lang w:val="en-HK"/>
        </w:rPr>
        <w:t>mega_checkbox_terms</w:t>
      </w:r>
      <w:proofErr w:type="spellEnd"/>
      <w:r w:rsidRPr="73B235BD">
        <w:rPr>
          <w:rFonts w:ascii="Calibri" w:eastAsia="Calibri" w:hAnsi="Calibri" w:cs="Calibri"/>
          <w:lang w:val="en-HK"/>
        </w:rPr>
        <w:t>]</w:t>
      </w:r>
      <w:r w:rsidR="260BA28A" w:rsidRPr="73B235BD">
        <w:rPr>
          <w:rFonts w:ascii="Calibri" w:eastAsia="Calibri" w:hAnsi="Calibri" w:cs="Calibri"/>
          <w:lang w:val="en-HK"/>
        </w:rPr>
        <w:t xml:space="preserve"> </w:t>
      </w:r>
      <w:r w:rsidR="260BA28A" w:rsidRPr="73B235BD">
        <w:rPr>
          <w:rFonts w:ascii="Calibri" w:eastAsia="Calibri" w:hAnsi="Calibri" w:cs="Calibri"/>
        </w:rPr>
        <w:t>(Apply to all types of products including Physical Product)</w:t>
      </w:r>
    </w:p>
    <w:p w14:paraId="469EAEFB" w14:textId="77777777" w:rsidR="00D41113" w:rsidRPr="00D41113" w:rsidRDefault="11A72623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</w:rPr>
      </w:pPr>
      <w:r w:rsidRPr="73B235BD">
        <w:rPr>
          <w:rFonts w:ascii="Calibri" w:eastAsia="Calibri" w:hAnsi="Calibri" w:cs="Calibri"/>
          <w:lang w:val="en-HK"/>
        </w:rPr>
        <w:t>Display Product Information Sheet</w:t>
      </w:r>
    </w:p>
    <w:p w14:paraId="50C0ADAA" w14:textId="0CE03A76" w:rsidR="00D41113" w:rsidRPr="00D41113" w:rsidRDefault="00D41113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  <w:strike/>
        </w:rPr>
      </w:pPr>
      <w:r w:rsidRPr="33C7184B">
        <w:rPr>
          <w:rFonts w:ascii="Calibri" w:eastAsia="Calibri" w:hAnsi="Calibri" w:cs="Calibri"/>
          <w:strike/>
          <w:color w:val="FF0000"/>
        </w:rPr>
        <w:t xml:space="preserve">For </w:t>
      </w:r>
      <w:r w:rsidRPr="00D41113">
        <w:rPr>
          <w:rFonts w:ascii="Calibri" w:eastAsia="Calibri" w:hAnsi="Calibri" w:cs="Calibri"/>
          <w:strike/>
          <w:color w:val="FF0000"/>
        </w:rPr>
        <w:t>Merchant</w:t>
      </w:r>
      <w:r w:rsidRPr="33C7184B">
        <w:rPr>
          <w:rFonts w:ascii="Calibri" w:eastAsiaTheme="minorEastAsia" w:hAnsi="Calibri" w:cs="Calibri" w:hint="eastAsia"/>
          <w:strike/>
          <w:color w:val="FF0000"/>
          <w:lang w:eastAsia="zh-TW"/>
        </w:rPr>
        <w:t xml:space="preserve"> Special</w:t>
      </w:r>
      <w:r w:rsidRPr="33C7184B">
        <w:rPr>
          <w:rFonts w:ascii="Calibri" w:eastAsia="Calibri" w:hAnsi="Calibri" w:cs="Calibri"/>
          <w:strike/>
          <w:color w:val="FF0000"/>
        </w:rPr>
        <w:t xml:space="preserve"> Delivery type, </w:t>
      </w:r>
      <w:r w:rsidR="00AB13CE" w:rsidRPr="33C7184B">
        <w:rPr>
          <w:rFonts w:eastAsiaTheme="minorEastAsia"/>
          <w:strike/>
          <w:color w:val="FF0000"/>
          <w:highlight w:val="yellow"/>
        </w:rPr>
        <w:t xml:space="preserve">(Phase 2 </w:t>
      </w:r>
      <w:r w:rsidR="00AB13CE" w:rsidRPr="33C7184B">
        <w:rPr>
          <w:rFonts w:ascii="Calibri" w:eastAsiaTheme="minorEastAsia" w:hAnsi="Calibri" w:cs="Calibri"/>
          <w:strike/>
          <w:color w:val="FF0000"/>
          <w:highlight w:val="yellow"/>
          <w:lang w:val="en-HK" w:eastAsia="zh-TW"/>
        </w:rPr>
        <w:t>Aug 2024</w:t>
      </w:r>
      <w:r w:rsidR="00AB13CE" w:rsidRPr="33C7184B">
        <w:rPr>
          <w:rFonts w:eastAsiaTheme="minorEastAsia"/>
          <w:strike/>
          <w:color w:val="FF0000"/>
          <w:highlight w:val="yellow"/>
        </w:rPr>
        <w:t>)</w:t>
      </w:r>
      <w:r w:rsidR="00DB2ED0" w:rsidRPr="33C7184B">
        <w:rPr>
          <w:rFonts w:eastAsiaTheme="minorEastAsia"/>
          <w:strike/>
          <w:color w:val="FF0000"/>
        </w:rPr>
        <w:t xml:space="preserve"> Updated on 5 July</w:t>
      </w:r>
    </w:p>
    <w:p w14:paraId="381F5839" w14:textId="77777777" w:rsidR="00C90314" w:rsidRPr="00C90314" w:rsidRDefault="00D41113" w:rsidP="004B17EA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strike/>
          <w:color w:val="000000" w:themeColor="text1"/>
        </w:rPr>
      </w:pPr>
      <w:r w:rsidRPr="33C7184B">
        <w:rPr>
          <w:rFonts w:ascii="Calibri" w:eastAsiaTheme="minorEastAsia" w:hAnsi="Calibri" w:cs="Calibri" w:hint="eastAsia"/>
          <w:strike/>
          <w:color w:val="FF0000"/>
          <w:lang w:eastAsia="zh-TW"/>
        </w:rPr>
        <w:t>Show</w:t>
      </w:r>
      <w:r w:rsidRPr="33C7184B">
        <w:rPr>
          <w:rFonts w:ascii="Calibri" w:eastAsia="Calibri" w:hAnsi="Calibri" w:cs="Calibri"/>
          <w:strike/>
          <w:color w:val="FF0000"/>
        </w:rPr>
        <w:t xml:space="preserve"> Merchant Name (e.g. Merchant Delivery: Samsung)</w:t>
      </w:r>
    </w:p>
    <w:p w14:paraId="10F711E7" w14:textId="77777777" w:rsidR="00C90314" w:rsidRPr="00C90314" w:rsidRDefault="00D41113" w:rsidP="004B17EA">
      <w:pPr>
        <w:pStyle w:val="ListParagraph"/>
        <w:numPr>
          <w:ilvl w:val="0"/>
          <w:numId w:val="23"/>
        </w:numPr>
        <w:rPr>
          <w:rStyle w:val="normaltextrun"/>
          <w:rFonts w:ascii="Calibri" w:eastAsia="Calibri" w:hAnsi="Calibri" w:cs="Calibri"/>
          <w:strike/>
          <w:color w:val="000000" w:themeColor="text1"/>
        </w:rPr>
      </w:pPr>
      <w:r w:rsidRPr="33C7184B">
        <w:rPr>
          <w:rStyle w:val="normaltextrun"/>
          <w:rFonts w:ascii="Calibri" w:eastAsia="Calibri" w:hAnsi="Calibri" w:cs="Calibri"/>
          <w:strike/>
          <w:color w:val="FF0000"/>
        </w:rPr>
        <w:lastRenderedPageBreak/>
        <w:t xml:space="preserve">Show Appointment Method: Contact Number/ Email (use “/” to separate if more than one contact info) (Updated on 2 </w:t>
      </w:r>
      <w:proofErr w:type="gramStart"/>
      <w:r w:rsidRPr="33C7184B">
        <w:rPr>
          <w:rStyle w:val="normaltextrun"/>
          <w:rFonts w:ascii="Calibri" w:eastAsia="Calibri" w:hAnsi="Calibri" w:cs="Calibri"/>
          <w:strike/>
          <w:color w:val="FF0000"/>
        </w:rPr>
        <w:t>July,</w:t>
      </w:r>
      <w:proofErr w:type="gramEnd"/>
      <w:r w:rsidRPr="33C7184B">
        <w:rPr>
          <w:rStyle w:val="normaltextrun"/>
          <w:rFonts w:ascii="Calibri" w:eastAsia="Calibri" w:hAnsi="Calibri" w:cs="Calibri"/>
          <w:strike/>
          <w:color w:val="FF0000"/>
        </w:rPr>
        <w:t xml:space="preserve"> 2024)</w:t>
      </w:r>
    </w:p>
    <w:p w14:paraId="2E71D389" w14:textId="77777777" w:rsidR="00C90314" w:rsidRPr="00C90314" w:rsidRDefault="00D41113" w:rsidP="004B17EA">
      <w:pPr>
        <w:pStyle w:val="ListParagraph"/>
        <w:numPr>
          <w:ilvl w:val="0"/>
          <w:numId w:val="23"/>
        </w:numPr>
        <w:rPr>
          <w:rStyle w:val="normaltextrun"/>
          <w:rFonts w:ascii="Calibri" w:eastAsia="Calibri" w:hAnsi="Calibri" w:cs="Calibri"/>
          <w:strike/>
          <w:color w:val="000000" w:themeColor="text1"/>
        </w:rPr>
      </w:pPr>
      <w:r w:rsidRPr="33C7184B">
        <w:rPr>
          <w:rStyle w:val="normaltextrun"/>
          <w:rFonts w:ascii="Calibri" w:eastAsia="Calibri" w:hAnsi="Calibri" w:cs="Calibri"/>
          <w:strike/>
          <w:color w:val="FF0000"/>
        </w:rPr>
        <w:t xml:space="preserve">Show Appointment Detail </w:t>
      </w:r>
    </w:p>
    <w:p w14:paraId="3EDB72A1" w14:textId="77777777" w:rsidR="00C90314" w:rsidRPr="00C90314" w:rsidRDefault="00D41113" w:rsidP="004B17EA">
      <w:pPr>
        <w:pStyle w:val="ListParagraph"/>
        <w:numPr>
          <w:ilvl w:val="0"/>
          <w:numId w:val="23"/>
        </w:numPr>
        <w:rPr>
          <w:rStyle w:val="normaltextrun"/>
          <w:rFonts w:ascii="Calibri" w:eastAsia="Calibri" w:hAnsi="Calibri" w:cs="Calibri"/>
          <w:strike/>
          <w:color w:val="000000" w:themeColor="text1"/>
        </w:rPr>
      </w:pPr>
      <w:r w:rsidRPr="33C7184B">
        <w:rPr>
          <w:rStyle w:val="normaltextrun"/>
          <w:rFonts w:ascii="Calibri" w:hAnsi="Calibri" w:cs="Calibri" w:hint="eastAsia"/>
          <w:strike/>
          <w:color w:val="FF0000"/>
          <w:lang w:eastAsia="zh-TW"/>
        </w:rPr>
        <w:t>Show DOA Policy</w:t>
      </w:r>
    </w:p>
    <w:p w14:paraId="0BAB7FF0" w14:textId="6EA8052D" w:rsidR="00D41113" w:rsidRPr="00C90314" w:rsidRDefault="00D41113" w:rsidP="004B17EA">
      <w:pPr>
        <w:pStyle w:val="ListParagraph"/>
        <w:numPr>
          <w:ilvl w:val="0"/>
          <w:numId w:val="23"/>
        </w:numPr>
        <w:rPr>
          <w:rStyle w:val="normaltextrun"/>
          <w:rFonts w:ascii="Calibri" w:eastAsia="Calibri" w:hAnsi="Calibri" w:cs="Calibri"/>
          <w:strike/>
          <w:color w:val="000000" w:themeColor="text1"/>
        </w:rPr>
      </w:pPr>
      <w:r w:rsidRPr="33C7184B">
        <w:rPr>
          <w:rStyle w:val="normaltextrun"/>
          <w:rFonts w:ascii="Calibri" w:eastAsia="Calibri" w:hAnsi="Calibri" w:cs="Calibri"/>
          <w:strike/>
          <w:color w:val="FF0000"/>
        </w:rPr>
        <w:t>Show Invoice Remark (refer to invoice)</w:t>
      </w:r>
    </w:p>
    <w:p w14:paraId="7074ED4E" w14:textId="77777777" w:rsidR="00D41113" w:rsidRPr="00A0030F" w:rsidRDefault="00D41113" w:rsidP="00C90314">
      <w:pPr>
        <w:pStyle w:val="ListParagraph"/>
        <w:ind w:left="1440"/>
        <w:rPr>
          <w:rFonts w:ascii="Calibri" w:eastAsia="Calibri" w:hAnsi="Calibri" w:cs="Calibri"/>
        </w:rPr>
      </w:pPr>
    </w:p>
    <w:p w14:paraId="7246F6BD" w14:textId="77777777" w:rsidR="00A0030F" w:rsidRPr="004831F3" w:rsidRDefault="00A0030F" w:rsidP="00A0030F">
      <w:pPr>
        <w:pStyle w:val="ListParagraph"/>
        <w:ind w:left="1440"/>
        <w:rPr>
          <w:rFonts w:ascii="Calibri" w:eastAsia="Calibri" w:hAnsi="Calibri" w:cs="Calibri"/>
        </w:rPr>
      </w:pPr>
    </w:p>
    <w:p w14:paraId="4523B57B" w14:textId="7D5DB2B0" w:rsidR="08165066" w:rsidRPr="004831F3" w:rsidRDefault="07EB8503" w:rsidP="004B17EA">
      <w:pPr>
        <w:pStyle w:val="ListParagraph"/>
        <w:numPr>
          <w:ilvl w:val="0"/>
          <w:numId w:val="13"/>
        </w:numPr>
        <w:rPr>
          <w:rFonts w:ascii="Calibri" w:eastAsia="Calibri" w:hAnsi="Calibri" w:cs="Calibri"/>
          <w:lang w:val="en-HK"/>
        </w:rPr>
      </w:pPr>
      <w:r w:rsidRPr="6BA91C16">
        <w:rPr>
          <w:rFonts w:ascii="Calibri" w:eastAsia="Calibri" w:hAnsi="Calibri" w:cs="Calibri"/>
          <w:lang w:val="en-HK"/>
        </w:rPr>
        <w:t xml:space="preserve">ODP </w:t>
      </w:r>
      <w:r w:rsidR="08165066" w:rsidRPr="6BA91C16">
        <w:rPr>
          <w:rFonts w:ascii="Calibri" w:eastAsia="Calibri" w:hAnsi="Calibri" w:cs="Calibri"/>
          <w:lang w:val="en-HK"/>
        </w:rPr>
        <w:t xml:space="preserve">Order </w:t>
      </w:r>
      <w:r w:rsidR="3A58A4DF" w:rsidRPr="6BA91C16">
        <w:rPr>
          <w:rFonts w:ascii="Calibri" w:eastAsia="Calibri" w:hAnsi="Calibri" w:cs="Calibri"/>
          <w:lang w:val="en-HK"/>
        </w:rPr>
        <w:t xml:space="preserve">Progress </w:t>
      </w:r>
      <w:r w:rsidR="08165066" w:rsidRPr="6BA91C16">
        <w:rPr>
          <w:rFonts w:ascii="Calibri" w:eastAsia="Calibri" w:hAnsi="Calibri" w:cs="Calibri"/>
          <w:lang w:val="en-HK"/>
        </w:rPr>
        <w:t>Display</w:t>
      </w:r>
      <w:r w:rsidR="288E6726" w:rsidRPr="6BA91C16">
        <w:rPr>
          <w:rFonts w:ascii="Calibri" w:eastAsia="Calibri" w:hAnsi="Calibri" w:cs="Calibri"/>
          <w:lang w:val="en-HK"/>
        </w:rPr>
        <w:t xml:space="preserve"> </w:t>
      </w:r>
      <w:r w:rsidR="288E6726" w:rsidRPr="38448C91">
        <w:rPr>
          <w:rFonts w:ascii="Calibri" w:eastAsia="Calibri" w:hAnsi="Calibri" w:cs="Calibri"/>
          <w:lang w:val="en-HK"/>
        </w:rPr>
        <w:t>(</w:t>
      </w:r>
      <w:r w:rsidR="006DDF0E" w:rsidRPr="38448C91">
        <w:rPr>
          <w:rFonts w:ascii="Calibri" w:eastAsia="Calibri" w:hAnsi="Calibri" w:cs="Calibri"/>
          <w:lang w:val="en-HK"/>
        </w:rPr>
        <w:t>for</w:t>
      </w:r>
      <w:r w:rsidR="288E6726" w:rsidRPr="6BA91C16">
        <w:rPr>
          <w:rFonts w:ascii="Calibri" w:eastAsia="Calibri" w:hAnsi="Calibri" w:cs="Calibri"/>
          <w:lang w:val="en-HK"/>
        </w:rPr>
        <w:t xml:space="preserve"> </w:t>
      </w:r>
      <w:r w:rsidR="288E6726" w:rsidRPr="38448C91">
        <w:rPr>
          <w:rFonts w:ascii="Calibri" w:eastAsia="Calibri" w:hAnsi="Calibri" w:cs="Calibri"/>
          <w:u w:val="single"/>
          <w:lang w:val="en-HK"/>
        </w:rPr>
        <w:t xml:space="preserve">Phase </w:t>
      </w:r>
      <w:r w:rsidR="0FDB73A7" w:rsidRPr="38448C91">
        <w:rPr>
          <w:rFonts w:ascii="Calibri" w:eastAsia="Calibri" w:hAnsi="Calibri" w:cs="Calibri"/>
          <w:u w:val="single"/>
          <w:lang w:val="en-HK"/>
        </w:rPr>
        <w:t>1 ONLY</w:t>
      </w:r>
      <w:r w:rsidR="288E6726" w:rsidRPr="6BA91C16">
        <w:rPr>
          <w:rFonts w:ascii="Calibri" w:eastAsia="Calibri" w:hAnsi="Calibri" w:cs="Calibri"/>
          <w:lang w:val="en-HK"/>
        </w:rPr>
        <w:t>)</w:t>
      </w:r>
    </w:p>
    <w:p w14:paraId="05F47956" w14:textId="74271B84" w:rsidR="1588F1D0" w:rsidRPr="004831F3" w:rsidRDefault="43B3D748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</w:rPr>
      </w:pPr>
      <w:r w:rsidRPr="73B235BD">
        <w:rPr>
          <w:rFonts w:ascii="Calibri" w:eastAsia="Calibri" w:hAnsi="Calibri" w:cs="Calibri"/>
        </w:rPr>
        <w:t>F</w:t>
      </w:r>
      <w:r w:rsidR="171693A2" w:rsidRPr="73B235BD">
        <w:rPr>
          <w:rFonts w:ascii="Calibri" w:eastAsia="Calibri" w:hAnsi="Calibri" w:cs="Calibri"/>
        </w:rPr>
        <w:t>ollow order status returned in order level</w:t>
      </w:r>
    </w:p>
    <w:p w14:paraId="1E1EF6A5" w14:textId="7AD5B1BD" w:rsidR="08165066" w:rsidRPr="004831F3" w:rsidRDefault="08165066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</w:rPr>
      </w:pPr>
      <w:r w:rsidRPr="004831F3">
        <w:rPr>
          <w:rFonts w:ascii="Calibri" w:eastAsia="Calibri" w:hAnsi="Calibri" w:cs="Calibri"/>
        </w:rPr>
        <w:t>Order status</w:t>
      </w:r>
      <w:proofErr w:type="gramStart"/>
      <w:r w:rsidRPr="004831F3">
        <w:rPr>
          <w:rFonts w:ascii="Calibri" w:eastAsia="Calibri" w:hAnsi="Calibri" w:cs="Calibri"/>
        </w:rPr>
        <w:t>=”Open</w:t>
      </w:r>
      <w:proofErr w:type="gramEnd"/>
      <w:r w:rsidRPr="004831F3">
        <w:rPr>
          <w:rFonts w:ascii="Calibri" w:eastAsia="Calibri" w:hAnsi="Calibri" w:cs="Calibri"/>
        </w:rPr>
        <w:t xml:space="preserve">” &gt;&gt; </w:t>
      </w:r>
      <w:r w:rsidR="6DBF2AC5" w:rsidRPr="004831F3">
        <w:rPr>
          <w:rFonts w:ascii="Calibri" w:eastAsia="Calibri" w:hAnsi="Calibri" w:cs="Calibri"/>
        </w:rPr>
        <w:t xml:space="preserve">ODP </w:t>
      </w:r>
      <w:r w:rsidR="34F14E40" w:rsidRPr="004831F3">
        <w:rPr>
          <w:rFonts w:ascii="Calibri" w:eastAsia="Calibri" w:hAnsi="Calibri" w:cs="Calibri"/>
        </w:rPr>
        <w:t>progress</w:t>
      </w:r>
      <w:r w:rsidR="6DBF2AC5" w:rsidRPr="004831F3">
        <w:rPr>
          <w:rFonts w:ascii="Calibri" w:eastAsia="Calibri" w:hAnsi="Calibri" w:cs="Calibri"/>
        </w:rPr>
        <w:t xml:space="preserve">: </w:t>
      </w:r>
      <w:r w:rsidRPr="004831F3">
        <w:rPr>
          <w:rFonts w:ascii="Calibri" w:eastAsia="Calibri" w:hAnsi="Calibri" w:cs="Calibri"/>
        </w:rPr>
        <w:t>“Order Created”</w:t>
      </w:r>
    </w:p>
    <w:p w14:paraId="30689E8A" w14:textId="53EC2BD6" w:rsidR="08165066" w:rsidRPr="004831F3" w:rsidRDefault="4B86DC66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</w:rPr>
      </w:pPr>
      <w:r w:rsidRPr="6CE7FC1B">
        <w:rPr>
          <w:rFonts w:ascii="Calibri" w:eastAsia="Calibri" w:hAnsi="Calibri" w:cs="Calibri"/>
        </w:rPr>
        <w:t>Order status</w:t>
      </w:r>
      <w:proofErr w:type="gramStart"/>
      <w:r w:rsidRPr="6CE7FC1B">
        <w:rPr>
          <w:rFonts w:ascii="Calibri" w:eastAsia="Calibri" w:hAnsi="Calibri" w:cs="Calibri"/>
        </w:rPr>
        <w:t>=”Completed</w:t>
      </w:r>
      <w:proofErr w:type="gramEnd"/>
      <w:r w:rsidRPr="6CE7FC1B">
        <w:rPr>
          <w:rFonts w:ascii="Calibri" w:eastAsia="Calibri" w:hAnsi="Calibri" w:cs="Calibri"/>
        </w:rPr>
        <w:t xml:space="preserve">” &gt;&gt; </w:t>
      </w:r>
      <w:r w:rsidR="5AFB85ED" w:rsidRPr="6CE7FC1B">
        <w:rPr>
          <w:rFonts w:ascii="Calibri" w:eastAsia="Calibri" w:hAnsi="Calibri" w:cs="Calibri"/>
        </w:rPr>
        <w:t xml:space="preserve">ODP progress: </w:t>
      </w:r>
      <w:r w:rsidRPr="6CE7FC1B">
        <w:rPr>
          <w:rFonts w:ascii="Calibri" w:eastAsia="Calibri" w:hAnsi="Calibri" w:cs="Calibri"/>
        </w:rPr>
        <w:t>“</w:t>
      </w:r>
      <w:r w:rsidR="0769006B" w:rsidRPr="6CE7FC1B">
        <w:rPr>
          <w:rFonts w:ascii="Calibri" w:eastAsia="Calibri" w:hAnsi="Calibri" w:cs="Calibri"/>
        </w:rPr>
        <w:t xml:space="preserve">Delivery </w:t>
      </w:r>
      <w:r w:rsidRPr="6CE7FC1B">
        <w:rPr>
          <w:rFonts w:ascii="Calibri" w:eastAsia="Calibri" w:hAnsi="Calibri" w:cs="Calibri"/>
        </w:rPr>
        <w:t>Completed”</w:t>
      </w:r>
    </w:p>
    <w:p w14:paraId="03F2ADC5" w14:textId="53EC2BD6" w:rsidR="5E37EC0C" w:rsidRDefault="4FA605D7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</w:rPr>
      </w:pPr>
      <w:r w:rsidRPr="587BD4FA">
        <w:rPr>
          <w:rFonts w:ascii="Calibri" w:eastAsia="Calibri" w:hAnsi="Calibri" w:cs="Calibri"/>
        </w:rPr>
        <w:t xml:space="preserve">e.g. </w:t>
      </w:r>
      <w:r w:rsidR="00E21464" w:rsidRPr="587BD4FA">
        <w:rPr>
          <w:rFonts w:ascii="Calibri" w:eastAsia="Calibri" w:hAnsi="Calibri" w:cs="Calibri"/>
        </w:rPr>
        <w:t xml:space="preserve">Special </w:t>
      </w:r>
      <w:r w:rsidR="2759095E" w:rsidRPr="587BD4FA">
        <w:rPr>
          <w:rFonts w:ascii="Calibri" w:eastAsia="Calibri" w:hAnsi="Calibri" w:cs="Calibri"/>
        </w:rPr>
        <w:t xml:space="preserve">Type </w:t>
      </w:r>
      <w:r w:rsidRPr="587BD4FA">
        <w:rPr>
          <w:rFonts w:ascii="Calibri" w:eastAsia="Calibri" w:hAnsi="Calibri" w:cs="Calibri"/>
        </w:rPr>
        <w:t>product shipment status=</w:t>
      </w:r>
      <w:r w:rsidR="45554424" w:rsidRPr="587BD4FA">
        <w:rPr>
          <w:rFonts w:ascii="Calibri" w:eastAsia="Calibri" w:hAnsi="Calibri" w:cs="Calibri"/>
        </w:rPr>
        <w:t xml:space="preserve"> “</w:t>
      </w:r>
      <w:r w:rsidRPr="587BD4FA">
        <w:rPr>
          <w:rFonts w:ascii="Calibri" w:eastAsia="Calibri" w:hAnsi="Calibri" w:cs="Calibri"/>
        </w:rPr>
        <w:t>Open”</w:t>
      </w:r>
      <w:r w:rsidR="10841EE2" w:rsidRPr="587BD4FA">
        <w:rPr>
          <w:rFonts w:ascii="Calibri" w:eastAsia="Calibri" w:hAnsi="Calibri" w:cs="Calibri"/>
        </w:rPr>
        <w:t xml:space="preserve"> &amp; </w:t>
      </w:r>
      <w:r w:rsidRPr="587BD4FA">
        <w:rPr>
          <w:rFonts w:ascii="Calibri" w:eastAsia="Calibri" w:hAnsi="Calibri" w:cs="Calibri"/>
        </w:rPr>
        <w:t>Physical product shipment status</w:t>
      </w:r>
      <w:r w:rsidR="5AE6DBBB" w:rsidRPr="587BD4FA">
        <w:rPr>
          <w:rFonts w:ascii="Calibri" w:eastAsia="Calibri" w:hAnsi="Calibri" w:cs="Calibri"/>
        </w:rPr>
        <w:t>= “Completed”</w:t>
      </w:r>
      <w:r w:rsidR="4D388BCD" w:rsidRPr="587BD4FA">
        <w:rPr>
          <w:rFonts w:ascii="Calibri" w:eastAsia="Calibri" w:hAnsi="Calibri" w:cs="Calibri"/>
        </w:rPr>
        <w:t xml:space="preserve"> &gt;&gt; O</w:t>
      </w:r>
      <w:r w:rsidR="7390C91C" w:rsidRPr="587BD4FA">
        <w:rPr>
          <w:rFonts w:ascii="Calibri" w:eastAsia="Calibri" w:hAnsi="Calibri" w:cs="Calibri"/>
        </w:rPr>
        <w:t xml:space="preserve">DP </w:t>
      </w:r>
      <w:r w:rsidR="0552FB02" w:rsidRPr="587BD4FA">
        <w:rPr>
          <w:rFonts w:ascii="Calibri" w:eastAsia="Calibri" w:hAnsi="Calibri" w:cs="Calibri"/>
        </w:rPr>
        <w:t>progress</w:t>
      </w:r>
      <w:r w:rsidR="7390C91C" w:rsidRPr="587BD4FA">
        <w:rPr>
          <w:rFonts w:ascii="Calibri" w:eastAsia="Calibri" w:hAnsi="Calibri" w:cs="Calibri"/>
        </w:rPr>
        <w:t>: “Order Created”</w:t>
      </w:r>
      <w:r w:rsidR="70F6CB87" w:rsidRPr="587BD4FA">
        <w:rPr>
          <w:rFonts w:ascii="Calibri" w:eastAsia="Calibri" w:hAnsi="Calibri" w:cs="Calibri"/>
        </w:rPr>
        <w:t xml:space="preserve"> </w:t>
      </w:r>
      <w:r>
        <w:br/>
      </w:r>
      <w:r w:rsidR="70F6CB87" w:rsidRPr="587BD4FA">
        <w:rPr>
          <w:rFonts w:ascii="Calibri" w:eastAsia="Calibri" w:hAnsi="Calibri" w:cs="Calibri"/>
        </w:rPr>
        <w:t>(Since the order is not mark Completed yet)</w:t>
      </w:r>
    </w:p>
    <w:p w14:paraId="09226D0F" w14:textId="53EC2BD6" w:rsidR="7DEEB35A" w:rsidRDefault="00DA7BE8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  <w:color w:val="ED7D31" w:themeColor="accent2"/>
        </w:rPr>
      </w:pPr>
      <w:r w:rsidRPr="587BD4FA">
        <w:rPr>
          <w:rStyle w:val="ui-provider"/>
        </w:rPr>
        <w:t xml:space="preserve">When only virtual product has purchased, get "Order Created Date" as Completed Date (Updated on 14 </w:t>
      </w:r>
      <w:proofErr w:type="gramStart"/>
      <w:r w:rsidRPr="587BD4FA">
        <w:rPr>
          <w:rStyle w:val="ui-provider"/>
        </w:rPr>
        <w:t>May,</w:t>
      </w:r>
      <w:proofErr w:type="gramEnd"/>
      <w:r w:rsidRPr="587BD4FA">
        <w:rPr>
          <w:rStyle w:val="ui-provider"/>
        </w:rPr>
        <w:t xml:space="preserve"> 2024)</w:t>
      </w:r>
    </w:p>
    <w:p w14:paraId="2BA120F6" w14:textId="3F77A03A" w:rsidR="19880685" w:rsidRPr="00E36DB1" w:rsidRDefault="19880685" w:rsidP="004B17EA">
      <w:pPr>
        <w:pStyle w:val="ListParagraph"/>
        <w:numPr>
          <w:ilvl w:val="0"/>
          <w:numId w:val="13"/>
        </w:numPr>
        <w:rPr>
          <w:rFonts w:eastAsiaTheme="minorEastAsia"/>
          <w:color w:val="FF0000"/>
          <w:highlight w:val="cyan"/>
          <w:lang w:eastAsia="zh-TW"/>
        </w:rPr>
      </w:pPr>
      <w:r w:rsidRPr="00E36DB1">
        <w:rPr>
          <w:rFonts w:ascii="Calibri" w:eastAsia="Calibri" w:hAnsi="Calibri" w:cs="Calibri"/>
          <w:color w:val="FF0000"/>
          <w:highlight w:val="cyan"/>
        </w:rPr>
        <w:t xml:space="preserve">Delivery Status Display </w:t>
      </w:r>
      <w:r w:rsidR="11F4D662" w:rsidRPr="00E36DB1">
        <w:rPr>
          <w:rFonts w:eastAsiaTheme="minorEastAsia"/>
          <w:color w:val="FF0000"/>
          <w:highlight w:val="cyan"/>
        </w:rPr>
        <w:t xml:space="preserve">(Phase 2 </w:t>
      </w:r>
      <w:r w:rsidR="11F4D662" w:rsidRPr="00E36DB1">
        <w:rPr>
          <w:rFonts w:ascii="Calibri" w:eastAsiaTheme="minorEastAsia" w:hAnsi="Calibri" w:cs="Calibri"/>
          <w:color w:val="FF0000"/>
          <w:highlight w:val="cyan"/>
          <w:lang w:val="en-HK" w:eastAsia="zh-TW"/>
        </w:rPr>
        <w:t>Aug 2024</w:t>
      </w:r>
      <w:r w:rsidR="11F4D662" w:rsidRPr="00E36DB1">
        <w:rPr>
          <w:rFonts w:eastAsiaTheme="minorEastAsia"/>
          <w:color w:val="FF0000"/>
          <w:highlight w:val="cyan"/>
        </w:rPr>
        <w:t>)</w:t>
      </w:r>
    </w:p>
    <w:p w14:paraId="162F6AA6" w14:textId="4135DDE3" w:rsidR="19880685" w:rsidRPr="00E36DB1" w:rsidRDefault="16DBA366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highlight w:val="cyan"/>
        </w:rPr>
      </w:pPr>
      <w:r w:rsidRPr="00E36DB1">
        <w:rPr>
          <w:rFonts w:ascii="Calibri" w:eastAsia="Calibri" w:hAnsi="Calibri" w:cs="Calibri"/>
          <w:color w:val="FF0000"/>
          <w:highlight w:val="cyan"/>
        </w:rPr>
        <w:t>Remove delivery progress bar on top</w:t>
      </w:r>
    </w:p>
    <w:p w14:paraId="36F5D2B8" w14:textId="3C6AD9A1" w:rsidR="19880685" w:rsidRPr="00E36DB1" w:rsidRDefault="16DBA366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highlight w:val="cyan"/>
        </w:rPr>
      </w:pPr>
      <w:r w:rsidRPr="00E36DB1">
        <w:rPr>
          <w:rFonts w:ascii="Calibri" w:eastAsia="Calibri" w:hAnsi="Calibri" w:cs="Calibri"/>
          <w:color w:val="FF0000"/>
          <w:highlight w:val="cyan"/>
        </w:rPr>
        <w:t xml:space="preserve">Include 2 new columns “Delivery” and “Status” </w:t>
      </w:r>
    </w:p>
    <w:p w14:paraId="369D839E" w14:textId="5696FF3D" w:rsidR="007A7D3F" w:rsidRPr="00E36DB1" w:rsidRDefault="79803148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  <w:color w:val="000000" w:themeColor="text1"/>
          <w:highlight w:val="cyan"/>
        </w:rPr>
      </w:pPr>
      <w:r w:rsidRPr="00E36DB1">
        <w:rPr>
          <w:rFonts w:ascii="Calibri" w:eastAsia="Calibri" w:hAnsi="Calibri" w:cs="Calibri"/>
          <w:color w:val="FF0000"/>
          <w:highlight w:val="cyan"/>
        </w:rPr>
        <w:t xml:space="preserve">“Delivery” </w:t>
      </w:r>
      <w:r w:rsidR="72A73B8F" w:rsidRPr="00E36DB1">
        <w:rPr>
          <w:rFonts w:ascii="Calibri" w:eastAsia="Calibri" w:hAnsi="Calibri" w:cs="Calibri"/>
          <w:color w:val="FF0000"/>
          <w:highlight w:val="cyan"/>
        </w:rPr>
        <w:t xml:space="preserve">shows </w:t>
      </w:r>
      <w:r w:rsidRPr="00E36DB1">
        <w:rPr>
          <w:rFonts w:ascii="Calibri" w:eastAsia="Calibri" w:hAnsi="Calibri" w:cs="Calibri"/>
          <w:color w:val="FF0000"/>
          <w:highlight w:val="cyan"/>
        </w:rPr>
        <w:t>the delivery type</w:t>
      </w:r>
      <w:r w:rsidR="0B123B12" w:rsidRPr="00E36DB1">
        <w:rPr>
          <w:rFonts w:ascii="Calibri" w:eastAsia="Calibri" w:hAnsi="Calibri" w:cs="Calibri"/>
          <w:color w:val="FF0000"/>
          <w:highlight w:val="cyan"/>
        </w:rPr>
        <w:t xml:space="preserve"> of </w:t>
      </w:r>
      <w:r w:rsidR="7BA68CC1" w:rsidRPr="00E36DB1">
        <w:rPr>
          <w:rFonts w:ascii="Calibri" w:eastAsia="Calibri" w:hAnsi="Calibri" w:cs="Calibri"/>
          <w:color w:val="FF0000"/>
          <w:highlight w:val="cyan"/>
        </w:rPr>
        <w:t xml:space="preserve">specific </w:t>
      </w:r>
      <w:r w:rsidR="0B123B12" w:rsidRPr="00E36DB1">
        <w:rPr>
          <w:rFonts w:ascii="Calibri" w:eastAsia="Calibri" w:hAnsi="Calibri" w:cs="Calibri"/>
          <w:color w:val="FF0000"/>
          <w:highlight w:val="cyan"/>
        </w:rPr>
        <w:t>item</w:t>
      </w:r>
    </w:p>
    <w:p w14:paraId="155247FF" w14:textId="6A582C59" w:rsidR="19880685" w:rsidRPr="00E36DB1" w:rsidRDefault="79803148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  <w:color w:val="000000" w:themeColor="text1"/>
          <w:highlight w:val="cyan"/>
        </w:rPr>
      </w:pPr>
      <w:r w:rsidRPr="00E36DB1">
        <w:rPr>
          <w:rFonts w:ascii="Calibri" w:eastAsia="Calibri" w:hAnsi="Calibri" w:cs="Calibri"/>
          <w:color w:val="FF0000"/>
          <w:highlight w:val="cyan"/>
        </w:rPr>
        <w:t xml:space="preserve">“Status” </w:t>
      </w:r>
      <w:r w:rsidR="099006A7" w:rsidRPr="00E36DB1">
        <w:rPr>
          <w:rFonts w:ascii="Calibri" w:eastAsia="Calibri" w:hAnsi="Calibri" w:cs="Calibri"/>
          <w:color w:val="FF0000"/>
          <w:highlight w:val="cyan"/>
        </w:rPr>
        <w:t xml:space="preserve">shows </w:t>
      </w:r>
      <w:r w:rsidRPr="00E36DB1">
        <w:rPr>
          <w:rFonts w:ascii="Calibri" w:eastAsia="Calibri" w:hAnsi="Calibri" w:cs="Calibri"/>
          <w:color w:val="FF0000"/>
          <w:highlight w:val="cyan"/>
        </w:rPr>
        <w:t>the delivery status</w:t>
      </w:r>
      <w:r w:rsidR="61AE43C1" w:rsidRPr="00E36DB1">
        <w:rPr>
          <w:rFonts w:ascii="Calibri" w:eastAsia="Calibri" w:hAnsi="Calibri" w:cs="Calibri"/>
          <w:color w:val="FF0000"/>
          <w:highlight w:val="cyan"/>
        </w:rPr>
        <w:t xml:space="preserve"> of </w:t>
      </w:r>
      <w:r w:rsidR="663C80DC" w:rsidRPr="00E36DB1">
        <w:rPr>
          <w:rFonts w:ascii="Calibri" w:eastAsia="Calibri" w:hAnsi="Calibri" w:cs="Calibri"/>
          <w:color w:val="FF0000"/>
          <w:highlight w:val="cyan"/>
        </w:rPr>
        <w:t>specific</w:t>
      </w:r>
      <w:r w:rsidR="7225AC4C" w:rsidRPr="00E36DB1">
        <w:rPr>
          <w:rFonts w:ascii="Calibri" w:eastAsia="Calibri" w:hAnsi="Calibri" w:cs="Calibri"/>
          <w:color w:val="FF0000"/>
          <w:highlight w:val="cyan"/>
        </w:rPr>
        <w:t xml:space="preserve"> </w:t>
      </w:r>
      <w:r w:rsidR="61AE43C1" w:rsidRPr="00E36DB1">
        <w:rPr>
          <w:rFonts w:ascii="Calibri" w:eastAsia="Calibri" w:hAnsi="Calibri" w:cs="Calibri"/>
          <w:color w:val="FF0000"/>
          <w:highlight w:val="cyan"/>
        </w:rPr>
        <w:t>item</w:t>
      </w:r>
    </w:p>
    <w:p w14:paraId="582376B1" w14:textId="061C9FE8" w:rsidR="193C47E6" w:rsidRPr="00E36DB1" w:rsidRDefault="193C47E6" w:rsidP="004B17EA">
      <w:pPr>
        <w:pStyle w:val="ListParagraph"/>
        <w:numPr>
          <w:ilvl w:val="3"/>
          <w:numId w:val="13"/>
        </w:numPr>
        <w:rPr>
          <w:rFonts w:ascii="Calibri" w:eastAsia="Calibri" w:hAnsi="Calibri" w:cs="Calibri"/>
          <w:color w:val="FF0000"/>
          <w:highlight w:val="cyan"/>
        </w:rPr>
      </w:pPr>
      <w:r w:rsidRPr="00E36DB1">
        <w:rPr>
          <w:rFonts w:ascii="Calibri" w:eastAsia="Calibri" w:hAnsi="Calibri" w:cs="Calibri"/>
          <w:color w:val="FF0000"/>
          <w:highlight w:val="cyan"/>
        </w:rPr>
        <w:t xml:space="preserve">For Special </w:t>
      </w:r>
      <w:r w:rsidR="75DEA6FF" w:rsidRPr="00E36DB1">
        <w:rPr>
          <w:rFonts w:ascii="Calibri" w:eastAsia="Calibri" w:hAnsi="Calibri" w:cs="Calibri"/>
          <w:color w:val="FF0000"/>
          <w:highlight w:val="cyan"/>
        </w:rPr>
        <w:t xml:space="preserve">product </w:t>
      </w:r>
      <w:r w:rsidRPr="00E36DB1">
        <w:rPr>
          <w:rFonts w:ascii="Calibri" w:eastAsia="Calibri" w:hAnsi="Calibri" w:cs="Calibri"/>
          <w:color w:val="FF0000"/>
          <w:highlight w:val="cyan"/>
        </w:rPr>
        <w:t>type, show the de</w:t>
      </w:r>
      <w:r w:rsidR="7A6D7FB8" w:rsidRPr="00E36DB1">
        <w:rPr>
          <w:rFonts w:ascii="Calibri" w:eastAsia="Calibri" w:hAnsi="Calibri" w:cs="Calibri"/>
          <w:color w:val="FF0000"/>
          <w:highlight w:val="cyan"/>
        </w:rPr>
        <w:t>livery status on item level</w:t>
      </w:r>
      <w:r w:rsidR="731B1EE6" w:rsidRPr="00E36DB1">
        <w:rPr>
          <w:rFonts w:ascii="Calibri" w:eastAsia="Calibri" w:hAnsi="Calibri" w:cs="Calibri"/>
          <w:color w:val="FF0000"/>
          <w:highlight w:val="cyan"/>
        </w:rPr>
        <w:t>.</w:t>
      </w:r>
    </w:p>
    <w:p w14:paraId="38BD13AE" w14:textId="44AA699C" w:rsidR="723AD348" w:rsidRPr="00E36DB1" w:rsidRDefault="7A6D7FB8" w:rsidP="004B17EA">
      <w:pPr>
        <w:pStyle w:val="ListParagraph"/>
        <w:numPr>
          <w:ilvl w:val="3"/>
          <w:numId w:val="13"/>
        </w:numPr>
        <w:rPr>
          <w:rFonts w:ascii="Calibri" w:eastAsia="Calibri" w:hAnsi="Calibri" w:cs="Calibri"/>
          <w:color w:val="FF0000"/>
          <w:highlight w:val="cyan"/>
        </w:rPr>
      </w:pPr>
      <w:r w:rsidRPr="00E36DB1">
        <w:rPr>
          <w:rFonts w:ascii="Calibri" w:eastAsia="Calibri" w:hAnsi="Calibri" w:cs="Calibri"/>
          <w:color w:val="FF0000"/>
          <w:highlight w:val="cyan"/>
        </w:rPr>
        <w:t xml:space="preserve">For </w:t>
      </w:r>
      <w:r w:rsidRPr="00E36DB1">
        <w:rPr>
          <w:rFonts w:ascii="Calibri" w:eastAsia="Calibri" w:hAnsi="Calibri" w:cs="Calibri"/>
          <w:strike/>
          <w:color w:val="FF0000"/>
          <w:highlight w:val="cyan"/>
        </w:rPr>
        <w:t>Home Delivery</w:t>
      </w:r>
      <w:r w:rsidR="009A65FD" w:rsidRPr="00E36DB1">
        <w:rPr>
          <w:rFonts w:ascii="Calibri" w:eastAsia="Calibri" w:hAnsi="Calibri" w:cs="Calibri"/>
          <w:color w:val="FF0000"/>
          <w:highlight w:val="cyan"/>
        </w:rPr>
        <w:t xml:space="preserve"> </w:t>
      </w:r>
      <w:r w:rsidR="009A65FD" w:rsidRPr="00E36DB1">
        <w:rPr>
          <w:rFonts w:ascii="Calibri" w:eastAsiaTheme="minorEastAsia" w:hAnsi="Calibri" w:cs="Calibri"/>
          <w:color w:val="FF0000"/>
          <w:highlight w:val="cyan"/>
          <w:lang w:eastAsia="zh-TW"/>
        </w:rPr>
        <w:t xml:space="preserve">Standard Delivery </w:t>
      </w:r>
      <w:r w:rsidRPr="00E36DB1">
        <w:rPr>
          <w:rFonts w:ascii="Calibri" w:eastAsia="Calibri" w:hAnsi="Calibri" w:cs="Calibri"/>
          <w:color w:val="FF0000"/>
          <w:highlight w:val="cyan"/>
        </w:rPr>
        <w:t xml:space="preserve">/ Shop Pickup/ Virtual product type, show the delivery status on </w:t>
      </w:r>
      <w:r w:rsidR="574CDDD8" w:rsidRPr="00E36DB1">
        <w:rPr>
          <w:rFonts w:ascii="Calibri" w:eastAsia="Calibri" w:hAnsi="Calibri" w:cs="Calibri"/>
          <w:color w:val="FF0000"/>
          <w:highlight w:val="cyan"/>
        </w:rPr>
        <w:t xml:space="preserve">shipment </w:t>
      </w:r>
      <w:r w:rsidRPr="00E36DB1">
        <w:rPr>
          <w:rFonts w:ascii="Calibri" w:eastAsia="Calibri" w:hAnsi="Calibri" w:cs="Calibri"/>
          <w:color w:val="FF0000"/>
          <w:highlight w:val="cyan"/>
        </w:rPr>
        <w:t>level</w:t>
      </w:r>
      <w:r w:rsidR="52040984" w:rsidRPr="00E36DB1">
        <w:rPr>
          <w:rFonts w:ascii="Calibri" w:eastAsia="Calibri" w:hAnsi="Calibri" w:cs="Calibri"/>
          <w:color w:val="FF0000"/>
          <w:highlight w:val="cyan"/>
        </w:rPr>
        <w:t>.</w:t>
      </w:r>
    </w:p>
    <w:p w14:paraId="005CD853" w14:textId="4080A4BC" w:rsidR="19880685" w:rsidRPr="00E36DB1" w:rsidRDefault="16DBA366" w:rsidP="004B17EA">
      <w:pPr>
        <w:pStyle w:val="ListParagraph"/>
        <w:numPr>
          <w:ilvl w:val="1"/>
          <w:numId w:val="13"/>
        </w:numPr>
        <w:spacing w:after="80" w:line="276" w:lineRule="auto"/>
        <w:rPr>
          <w:rFonts w:ascii="Calibri" w:eastAsia="Calibri" w:hAnsi="Calibri" w:cs="Calibri"/>
          <w:color w:val="000000" w:themeColor="text1"/>
          <w:highlight w:val="cyan"/>
        </w:rPr>
      </w:pPr>
      <w:r w:rsidRPr="00E36DB1">
        <w:rPr>
          <w:rStyle w:val="normaltextrun"/>
          <w:rFonts w:ascii="Calibri" w:eastAsia="Calibri" w:hAnsi="Calibri" w:cs="Calibri"/>
          <w:color w:val="FF0000"/>
          <w:highlight w:val="cyan"/>
        </w:rPr>
        <w:t>Show SKU below each item</w:t>
      </w:r>
    </w:p>
    <w:p w14:paraId="5F20E0D9" w14:textId="6DA18E1A" w:rsidR="19880685" w:rsidRPr="00E36DB1" w:rsidRDefault="16DBA366" w:rsidP="004B17EA">
      <w:pPr>
        <w:pStyle w:val="ListParagraph"/>
        <w:numPr>
          <w:ilvl w:val="1"/>
          <w:numId w:val="13"/>
        </w:numPr>
        <w:spacing w:after="80" w:line="276" w:lineRule="auto"/>
        <w:rPr>
          <w:rFonts w:ascii="Calibri" w:eastAsia="Calibri" w:hAnsi="Calibri" w:cs="Calibri"/>
          <w:color w:val="000000" w:themeColor="text1"/>
          <w:highlight w:val="cyan"/>
        </w:rPr>
      </w:pPr>
      <w:r w:rsidRPr="00E36DB1">
        <w:rPr>
          <w:rStyle w:val="normaltextrun"/>
          <w:rFonts w:ascii="Calibri" w:eastAsia="Calibri" w:hAnsi="Calibri" w:cs="Calibri"/>
          <w:color w:val="FF0000"/>
          <w:highlight w:val="cyan"/>
        </w:rPr>
        <w:t>Show Delivery Date below each item (YYYY-MM-DD)</w:t>
      </w:r>
    </w:p>
    <w:p w14:paraId="4194A682" w14:textId="4896DFD7" w:rsidR="19880685" w:rsidRPr="00E36DB1" w:rsidRDefault="16DBA366" w:rsidP="004B17EA">
      <w:pPr>
        <w:pStyle w:val="ListParagraph"/>
        <w:numPr>
          <w:ilvl w:val="2"/>
          <w:numId w:val="13"/>
        </w:numPr>
        <w:spacing w:after="80" w:line="276" w:lineRule="auto"/>
        <w:rPr>
          <w:rFonts w:ascii="Calibri" w:eastAsia="Calibri" w:hAnsi="Calibri" w:cs="Calibri"/>
          <w:color w:val="000000" w:themeColor="text1"/>
          <w:highlight w:val="cyan"/>
        </w:rPr>
      </w:pPr>
      <w:r w:rsidRPr="00E36DB1">
        <w:rPr>
          <w:rStyle w:val="normaltextrun"/>
          <w:rFonts w:ascii="Calibri" w:eastAsia="Calibri" w:hAnsi="Calibri" w:cs="Calibri"/>
          <w:color w:val="FF0000"/>
          <w:highlight w:val="cyan"/>
        </w:rPr>
        <w:t>Show “-” if not delivered yet.</w:t>
      </w:r>
    </w:p>
    <w:p w14:paraId="0A438547" w14:textId="7FE4FB31" w:rsidR="6DF4E76B" w:rsidRPr="00E36DB1" w:rsidRDefault="79D28A08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  <w:strike/>
          <w:color w:val="FF0000"/>
          <w:highlight w:val="cyan"/>
        </w:rPr>
      </w:pPr>
      <w:r w:rsidRPr="00E36DB1">
        <w:rPr>
          <w:rFonts w:ascii="Calibri" w:eastAsia="Calibri" w:hAnsi="Calibri" w:cs="Calibri"/>
          <w:strike/>
          <w:color w:val="FF0000"/>
          <w:highlight w:val="cyan"/>
        </w:rPr>
        <w:t xml:space="preserve">Order Details </w:t>
      </w:r>
      <w:r w:rsidR="1A570180" w:rsidRPr="00E36DB1">
        <w:rPr>
          <w:rFonts w:ascii="Calibri" w:eastAsia="Calibri" w:hAnsi="Calibri" w:cs="Calibri"/>
          <w:strike/>
          <w:color w:val="FF0000"/>
          <w:highlight w:val="cyan"/>
        </w:rPr>
        <w:t xml:space="preserve">Listing sequence: </w:t>
      </w:r>
    </w:p>
    <w:p w14:paraId="0834AD80" w14:textId="07680896" w:rsidR="6DF4E76B" w:rsidRPr="00E36DB1" w:rsidRDefault="1A570180" w:rsidP="004B17EA">
      <w:pPr>
        <w:pStyle w:val="ListParagraph"/>
        <w:numPr>
          <w:ilvl w:val="2"/>
          <w:numId w:val="13"/>
        </w:numPr>
        <w:rPr>
          <w:rFonts w:ascii="Calibri" w:eastAsia="Calibri" w:hAnsi="Calibri" w:cs="Calibri"/>
          <w:strike/>
          <w:color w:val="FF0000"/>
          <w:highlight w:val="cyan"/>
        </w:rPr>
      </w:pPr>
      <w:r w:rsidRPr="00E36DB1">
        <w:rPr>
          <w:rFonts w:ascii="Calibri" w:eastAsia="Calibri" w:hAnsi="Calibri" w:cs="Calibri"/>
          <w:strike/>
          <w:color w:val="FF0000"/>
          <w:highlight w:val="cyan"/>
        </w:rPr>
        <w:t xml:space="preserve">E-redemption &gt; </w:t>
      </w:r>
      <w:r w:rsidR="7295F4CF" w:rsidRPr="00E36DB1">
        <w:rPr>
          <w:rFonts w:ascii="Calibri" w:eastAsia="Calibri" w:hAnsi="Calibri" w:cs="Calibri"/>
          <w:strike/>
          <w:color w:val="FF0000"/>
          <w:highlight w:val="cyan"/>
        </w:rPr>
        <w:t xml:space="preserve">Shop </w:t>
      </w:r>
      <w:proofErr w:type="gramStart"/>
      <w:r w:rsidR="7295F4CF" w:rsidRPr="00E36DB1">
        <w:rPr>
          <w:rFonts w:ascii="Calibri" w:eastAsia="Calibri" w:hAnsi="Calibri" w:cs="Calibri"/>
          <w:strike/>
          <w:color w:val="FF0000"/>
          <w:highlight w:val="cyan"/>
        </w:rPr>
        <w:t>pick</w:t>
      </w:r>
      <w:proofErr w:type="gramEnd"/>
      <w:r w:rsidR="7295F4CF" w:rsidRPr="00E36DB1">
        <w:rPr>
          <w:rFonts w:ascii="Calibri" w:eastAsia="Calibri" w:hAnsi="Calibri" w:cs="Calibri"/>
          <w:strike/>
          <w:color w:val="FF0000"/>
          <w:highlight w:val="cyan"/>
        </w:rPr>
        <w:t xml:space="preserve"> up &gt;</w:t>
      </w:r>
      <w:r w:rsidRPr="00E36DB1">
        <w:rPr>
          <w:rFonts w:ascii="Calibri" w:eastAsia="Calibri" w:hAnsi="Calibri" w:cs="Calibri"/>
          <w:strike/>
          <w:color w:val="FF0000"/>
          <w:highlight w:val="cyan"/>
        </w:rPr>
        <w:t xml:space="preserve"> Home Delivery &gt; Delivery by Appointment &gt; Merchant Delivery</w:t>
      </w:r>
    </w:p>
    <w:p w14:paraId="0C9AF412" w14:textId="3CEED8EC" w:rsidR="00C605EF" w:rsidRPr="001D573F" w:rsidRDefault="00720BB7" w:rsidP="524584E5">
      <w:pPr>
        <w:pStyle w:val="ListParagraph"/>
        <w:numPr>
          <w:ilvl w:val="0"/>
          <w:numId w:val="13"/>
        </w:numPr>
        <w:rPr>
          <w:rFonts w:eastAsiaTheme="minorEastAsia"/>
          <w:color w:val="FF0000"/>
          <w:highlight w:val="cyan"/>
          <w:lang w:eastAsia="zh-TW"/>
        </w:rPr>
      </w:pPr>
      <w:commentRangeStart w:id="49"/>
      <w:r w:rsidRPr="001D573F">
        <w:rPr>
          <w:rFonts w:eastAsiaTheme="minorEastAsia"/>
          <w:color w:val="FF0000"/>
          <w:highlight w:val="cyan"/>
          <w:lang w:eastAsia="zh-TW"/>
        </w:rPr>
        <w:t xml:space="preserve">Frontend </w:t>
      </w:r>
      <w:r w:rsidR="00AD37D3" w:rsidRPr="001D573F">
        <w:rPr>
          <w:rFonts w:eastAsiaTheme="minorEastAsia"/>
          <w:color w:val="FF0000"/>
          <w:highlight w:val="cyan"/>
          <w:lang w:eastAsia="zh-TW"/>
        </w:rPr>
        <w:t>Delivery Status</w:t>
      </w:r>
      <w:r w:rsidR="003D721B" w:rsidRPr="001D573F">
        <w:rPr>
          <w:rFonts w:eastAsiaTheme="minorEastAsia"/>
          <w:color w:val="FF0000"/>
          <w:highlight w:val="cyan"/>
          <w:lang w:eastAsia="zh-TW"/>
        </w:rPr>
        <w:t xml:space="preserve"> </w:t>
      </w:r>
      <w:r w:rsidR="0B83D634" w:rsidRPr="001D573F">
        <w:rPr>
          <w:rFonts w:eastAsiaTheme="minorEastAsia"/>
          <w:color w:val="FF0000"/>
          <w:highlight w:val="cyan"/>
        </w:rPr>
        <w:t xml:space="preserve">(Phase 2 </w:t>
      </w:r>
      <w:r w:rsidR="0B83D634" w:rsidRPr="001D573F">
        <w:rPr>
          <w:rFonts w:ascii="Calibri" w:eastAsiaTheme="minorEastAsia" w:hAnsi="Calibri" w:cs="Calibri"/>
          <w:color w:val="FF0000"/>
          <w:highlight w:val="cyan"/>
          <w:lang w:val="en-HK" w:eastAsia="zh-TW"/>
        </w:rPr>
        <w:t>Aug 2024</w:t>
      </w:r>
      <w:r w:rsidR="0B83D634" w:rsidRPr="001D573F">
        <w:rPr>
          <w:rFonts w:eastAsiaTheme="minorEastAsia"/>
          <w:color w:val="FF0000"/>
          <w:highlight w:val="cyan"/>
        </w:rPr>
        <w:t>)</w:t>
      </w:r>
      <w:r w:rsidR="00E65DCC" w:rsidRPr="001D573F">
        <w:rPr>
          <w:rFonts w:eastAsiaTheme="minorEastAsia"/>
          <w:color w:val="FF0000"/>
          <w:highlight w:val="cyan"/>
          <w:lang w:eastAsia="zh-TW"/>
        </w:rPr>
        <w:t xml:space="preserve"> </w:t>
      </w:r>
      <w:r w:rsidR="00782609" w:rsidRPr="001D573F">
        <w:rPr>
          <w:rFonts w:eastAsiaTheme="minorEastAsia"/>
          <w:color w:val="FF0000"/>
          <w:highlight w:val="cyan"/>
          <w:lang w:eastAsia="zh-TW"/>
        </w:rPr>
        <w:t xml:space="preserve">Updated on </w:t>
      </w:r>
      <w:r w:rsidR="003A5436" w:rsidRPr="001D573F">
        <w:rPr>
          <w:rFonts w:eastAsiaTheme="minorEastAsia"/>
          <w:color w:val="FF0000"/>
          <w:highlight w:val="cyan"/>
          <w:lang w:eastAsia="zh-TW"/>
        </w:rPr>
        <w:t xml:space="preserve">2 </w:t>
      </w:r>
      <w:proofErr w:type="gramStart"/>
      <w:r w:rsidR="003A5436" w:rsidRPr="001D573F">
        <w:rPr>
          <w:rFonts w:eastAsiaTheme="minorEastAsia"/>
          <w:color w:val="FF0000"/>
          <w:highlight w:val="cyan"/>
          <w:lang w:eastAsia="zh-TW"/>
        </w:rPr>
        <w:t>July,</w:t>
      </w:r>
      <w:proofErr w:type="gramEnd"/>
      <w:r w:rsidR="003A5436" w:rsidRPr="001D573F">
        <w:rPr>
          <w:rFonts w:eastAsiaTheme="minorEastAsia"/>
          <w:color w:val="FF0000"/>
          <w:highlight w:val="cyan"/>
          <w:lang w:eastAsia="zh-TW"/>
        </w:rPr>
        <w:t xml:space="preserve"> 2024</w:t>
      </w:r>
      <w:r w:rsidR="003D721B" w:rsidRPr="001D573F">
        <w:rPr>
          <w:rFonts w:eastAsiaTheme="minorEastAsia"/>
          <w:color w:val="FF0000"/>
          <w:highlight w:val="cyan"/>
          <w:lang w:eastAsia="zh-TW"/>
        </w:rPr>
        <w:t>)</w:t>
      </w:r>
      <w:commentRangeEnd w:id="49"/>
      <w:r w:rsidRPr="001D573F">
        <w:rPr>
          <w:rStyle w:val="CommentReference"/>
          <w:highlight w:val="cyan"/>
        </w:rPr>
        <w:commentReference w:id="49"/>
      </w:r>
    </w:p>
    <w:p w14:paraId="3976AA98" w14:textId="674EA768" w:rsidR="00D54D09" w:rsidRPr="001D573F" w:rsidRDefault="00CB57EA" w:rsidP="004B17EA">
      <w:pPr>
        <w:pStyle w:val="ListParagraph"/>
        <w:numPr>
          <w:ilvl w:val="1"/>
          <w:numId w:val="13"/>
        </w:numPr>
        <w:rPr>
          <w:rFonts w:eastAsiaTheme="minorEastAsia"/>
          <w:color w:val="FF0000"/>
          <w:highlight w:val="cyan"/>
        </w:rPr>
      </w:pPr>
      <w:r w:rsidRPr="001D573F">
        <w:rPr>
          <w:rFonts w:eastAsiaTheme="minorEastAsia"/>
          <w:color w:val="FF0000"/>
          <w:highlight w:val="cyan"/>
        </w:rPr>
        <w:t>Physical Product</w:t>
      </w:r>
      <w:r w:rsidRPr="001D573F">
        <w:rPr>
          <w:highlight w:val="cyan"/>
        </w:rPr>
        <w:br/>
      </w:r>
      <w:r w:rsidR="00D54D09" w:rsidRPr="001D573F">
        <w:rPr>
          <w:rFonts w:eastAsiaTheme="minorEastAsia"/>
          <w:color w:val="FF0000"/>
          <w:highlight w:val="cyan"/>
        </w:rPr>
        <w:t>SFCC groups all physical products</w:t>
      </w:r>
      <w:r w:rsidR="00FF218D" w:rsidRPr="001D573F">
        <w:rPr>
          <w:rFonts w:eastAsiaTheme="minorEastAsia"/>
          <w:color w:val="FF0000"/>
          <w:highlight w:val="cyan"/>
          <w:lang w:eastAsia="zh-TW"/>
        </w:rPr>
        <w:t xml:space="preserve"> </w:t>
      </w:r>
      <w:r w:rsidR="00D54D09" w:rsidRPr="001D573F">
        <w:rPr>
          <w:rFonts w:eastAsiaTheme="minorEastAsia"/>
          <w:color w:val="FF0000"/>
          <w:highlight w:val="cyan"/>
        </w:rPr>
        <w:t xml:space="preserve">(Product Type=Physical) together in one shipment and passes it to Club. </w:t>
      </w:r>
    </w:p>
    <w:p w14:paraId="187B4BC2" w14:textId="6500EF39" w:rsidR="00D54D09" w:rsidRPr="001D573F" w:rsidRDefault="00D54D09" w:rsidP="4C7F8BD3">
      <w:pPr>
        <w:pStyle w:val="ListParagraph"/>
        <w:ind w:left="1440"/>
        <w:rPr>
          <w:rFonts w:eastAsiaTheme="minorEastAsia"/>
          <w:color w:val="FF0000"/>
          <w:highlight w:val="cyan"/>
        </w:rPr>
      </w:pPr>
      <w:r w:rsidRPr="001D573F">
        <w:rPr>
          <w:rFonts w:eastAsiaTheme="minorEastAsia"/>
          <w:color w:val="FF0000"/>
          <w:highlight w:val="cyan"/>
        </w:rPr>
        <w:t xml:space="preserve">Club will then return the delivery status of the shipment. </w:t>
      </w:r>
    </w:p>
    <w:p w14:paraId="6FEA44FC" w14:textId="64ABE90B" w:rsidR="00D54D09" w:rsidRPr="001D573F" w:rsidRDefault="00D54D09" w:rsidP="4C7F8BD3">
      <w:pPr>
        <w:pStyle w:val="ListParagraph"/>
        <w:ind w:left="1440"/>
        <w:rPr>
          <w:rFonts w:eastAsiaTheme="minorEastAsia"/>
          <w:color w:val="FF0000"/>
          <w:highlight w:val="cyan"/>
          <w:lang w:eastAsia="zh-TW"/>
        </w:rPr>
      </w:pPr>
      <w:r w:rsidRPr="001D573F">
        <w:rPr>
          <w:rFonts w:eastAsiaTheme="minorEastAsia"/>
          <w:color w:val="FF0000"/>
          <w:highlight w:val="cyan"/>
        </w:rPr>
        <w:lastRenderedPageBreak/>
        <w:t>SFCC will display the eCommerce delivery status of each individual product.</w:t>
      </w:r>
    </w:p>
    <w:tbl>
      <w:tblPr>
        <w:tblW w:w="19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3258"/>
        <w:gridCol w:w="2753"/>
        <w:gridCol w:w="2464"/>
        <w:gridCol w:w="1835"/>
        <w:gridCol w:w="3416"/>
        <w:gridCol w:w="4060"/>
        <w:gridCol w:w="222"/>
      </w:tblGrid>
      <w:tr w:rsidR="00710515" w:rsidRPr="001D573F" w14:paraId="555B55B7" w14:textId="77777777" w:rsidTr="00B3697E">
        <w:trPr>
          <w:gridAfter w:val="1"/>
          <w:wAfter w:w="36" w:type="dxa"/>
          <w:trHeight w:val="576"/>
        </w:trPr>
        <w:tc>
          <w:tcPr>
            <w:tcW w:w="1356" w:type="dxa"/>
            <w:vMerge w:val="restart"/>
            <w:shd w:val="clear" w:color="auto" w:fill="B5E6A2"/>
            <w:vAlign w:val="center"/>
            <w:hideMark/>
          </w:tcPr>
          <w:p w14:paraId="70AB34AF" w14:textId="77777777" w:rsidR="00024ADE" w:rsidRPr="001D573F" w:rsidRDefault="0C917E14" w:rsidP="1EFE13AC">
            <w:pPr>
              <w:spacing w:after="0" w:line="240" w:lineRule="auto"/>
              <w:jc w:val="center"/>
              <w:rPr>
                <w:rFonts w:eastAsiaTheme="minorEastAsia"/>
                <w:b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>Physical product</w:t>
            </w:r>
          </w:p>
        </w:tc>
        <w:tc>
          <w:tcPr>
            <w:tcW w:w="3258" w:type="dxa"/>
            <w:vMerge w:val="restart"/>
            <w:shd w:val="clear" w:color="auto" w:fill="95B3D7"/>
            <w:vAlign w:val="center"/>
            <w:hideMark/>
          </w:tcPr>
          <w:p w14:paraId="731103D9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b/>
                <w:color w:val="000000"/>
                <w:highlight w:val="cyan"/>
                <w:lang w:val="en-US" w:eastAsia="zh-TW"/>
              </w:rPr>
            </w:pPr>
            <w:proofErr w:type="spellStart"/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>eComm</w:t>
            </w:r>
            <w:proofErr w:type="spellEnd"/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>: Delivery Status show in ODP by Product (Frontend)</w:t>
            </w:r>
          </w:p>
        </w:tc>
        <w:tc>
          <w:tcPr>
            <w:tcW w:w="2753" w:type="dxa"/>
            <w:vMerge w:val="restart"/>
            <w:shd w:val="clear" w:color="auto" w:fill="FFC000" w:themeFill="accent4"/>
            <w:vAlign w:val="center"/>
            <w:hideMark/>
          </w:tcPr>
          <w:p w14:paraId="6ECD99C9" w14:textId="7E3479A2" w:rsidR="00024ADE" w:rsidRPr="001D573F" w:rsidRDefault="0C917E14" w:rsidP="7486FFB0">
            <w:pPr>
              <w:spacing w:after="0" w:line="240" w:lineRule="auto"/>
              <w:jc w:val="center"/>
              <w:rPr>
                <w:rFonts w:eastAsiaTheme="minorEastAsia"/>
                <w:b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 xml:space="preserve">The Club: Delivery Status </w:t>
            </w:r>
            <w:r w:rsidR="00024ADE" w:rsidRPr="001D573F">
              <w:rPr>
                <w:highlight w:val="cyan"/>
              </w:rPr>
              <w:br/>
            </w:r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 xml:space="preserve">(All products </w:t>
            </w:r>
            <w:r w:rsidR="72CF7049"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>combined</w:t>
            </w:r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 xml:space="preserve"> to 1 Shipment)</w:t>
            </w:r>
          </w:p>
        </w:tc>
        <w:tc>
          <w:tcPr>
            <w:tcW w:w="2496" w:type="dxa"/>
            <w:vMerge w:val="restart"/>
            <w:shd w:val="clear" w:color="auto" w:fill="FFC000" w:themeFill="accent4"/>
            <w:vAlign w:val="center"/>
            <w:hideMark/>
          </w:tcPr>
          <w:p w14:paraId="60919AE5" w14:textId="77777777" w:rsidR="00024ADE" w:rsidRPr="001D573F" w:rsidRDefault="0C917E14" w:rsidP="1EFE13AC">
            <w:pPr>
              <w:spacing w:after="0" w:line="240" w:lineRule="auto"/>
              <w:jc w:val="center"/>
              <w:rPr>
                <w:rFonts w:eastAsiaTheme="minorEastAsia"/>
                <w:b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>Description</w:t>
            </w:r>
          </w:p>
        </w:tc>
        <w:tc>
          <w:tcPr>
            <w:tcW w:w="1835" w:type="dxa"/>
            <w:vMerge w:val="restart"/>
            <w:shd w:val="clear" w:color="auto" w:fill="92D050"/>
            <w:vAlign w:val="center"/>
            <w:hideMark/>
          </w:tcPr>
          <w:p w14:paraId="4CF02C2A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b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>SFCC: Shipping Status (Backend)</w:t>
            </w:r>
          </w:p>
        </w:tc>
        <w:tc>
          <w:tcPr>
            <w:tcW w:w="3546" w:type="dxa"/>
            <w:vMerge w:val="restart"/>
            <w:shd w:val="clear" w:color="auto" w:fill="auto"/>
            <w:vAlign w:val="center"/>
            <w:hideMark/>
          </w:tcPr>
          <w:p w14:paraId="34DB3375" w14:textId="77777777" w:rsidR="00024ADE" w:rsidRPr="001D573F" w:rsidRDefault="0C917E14" w:rsidP="1EFE13AC">
            <w:pPr>
              <w:spacing w:after="0" w:line="240" w:lineRule="auto"/>
              <w:jc w:val="center"/>
              <w:rPr>
                <w:rFonts w:eastAsiaTheme="minorEastAsia"/>
                <w:b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>System Trigger Event</w:t>
            </w:r>
          </w:p>
        </w:tc>
        <w:tc>
          <w:tcPr>
            <w:tcW w:w="4060" w:type="dxa"/>
            <w:vMerge w:val="restart"/>
            <w:shd w:val="clear" w:color="auto" w:fill="auto"/>
            <w:noWrap/>
            <w:vAlign w:val="center"/>
            <w:hideMark/>
          </w:tcPr>
          <w:p w14:paraId="5851CE11" w14:textId="77777777" w:rsidR="00024ADE" w:rsidRPr="001D573F" w:rsidRDefault="0C917E14" w:rsidP="1EFE13AC">
            <w:pPr>
              <w:spacing w:after="0" w:line="240" w:lineRule="auto"/>
              <w:jc w:val="center"/>
              <w:rPr>
                <w:rFonts w:eastAsiaTheme="minorEastAsia"/>
                <w:b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b/>
                <w:bCs/>
                <w:color w:val="000000" w:themeColor="text1"/>
                <w:highlight w:val="cyan"/>
                <w:lang w:val="en-US" w:eastAsia="zh-TW"/>
              </w:rPr>
              <w:t>Remarks</w:t>
            </w:r>
          </w:p>
        </w:tc>
      </w:tr>
      <w:tr w:rsidR="00710515" w:rsidRPr="001D573F" w14:paraId="0DF7F9B3" w14:textId="77777777" w:rsidTr="00B3697E">
        <w:trPr>
          <w:trHeight w:val="300"/>
        </w:trPr>
        <w:tc>
          <w:tcPr>
            <w:tcW w:w="1356" w:type="dxa"/>
            <w:vMerge/>
            <w:vAlign w:val="center"/>
            <w:hideMark/>
          </w:tcPr>
          <w:p w14:paraId="2BF42AC5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vMerge/>
            <w:vAlign w:val="center"/>
            <w:hideMark/>
          </w:tcPr>
          <w:p w14:paraId="51198083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2753" w:type="dxa"/>
            <w:vMerge/>
            <w:vAlign w:val="center"/>
            <w:hideMark/>
          </w:tcPr>
          <w:p w14:paraId="5A63FD3A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2496" w:type="dxa"/>
            <w:vMerge/>
            <w:vAlign w:val="center"/>
            <w:hideMark/>
          </w:tcPr>
          <w:p w14:paraId="48F67987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1835" w:type="dxa"/>
            <w:vMerge/>
            <w:vAlign w:val="center"/>
            <w:hideMark/>
          </w:tcPr>
          <w:p w14:paraId="32A1199E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546" w:type="dxa"/>
            <w:vMerge/>
            <w:vAlign w:val="center"/>
            <w:hideMark/>
          </w:tcPr>
          <w:p w14:paraId="6960999D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4060" w:type="dxa"/>
            <w:vMerge/>
            <w:vAlign w:val="center"/>
            <w:hideMark/>
          </w:tcPr>
          <w:p w14:paraId="39F2065C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6" w:type="dxa"/>
            <w:shd w:val="clear" w:color="auto" w:fill="auto"/>
            <w:noWrap/>
            <w:vAlign w:val="bottom"/>
            <w:hideMark/>
          </w:tcPr>
          <w:p w14:paraId="14EAC799" w14:textId="77777777" w:rsidR="00024ADE" w:rsidRPr="001D573F" w:rsidRDefault="00024ADE" w:rsidP="1EFE13AC">
            <w:pPr>
              <w:spacing w:after="0" w:line="240" w:lineRule="auto"/>
              <w:jc w:val="center"/>
              <w:rPr>
                <w:rFonts w:eastAsiaTheme="minorEastAsia"/>
                <w:b/>
                <w:color w:val="000000"/>
                <w:highlight w:val="cyan"/>
                <w:lang w:val="en-US" w:eastAsia="zh-TW"/>
              </w:rPr>
            </w:pPr>
          </w:p>
        </w:tc>
      </w:tr>
      <w:tr w:rsidR="00A64979" w:rsidRPr="001D573F" w14:paraId="37DEEEE2" w14:textId="77777777" w:rsidTr="00B3697E">
        <w:trPr>
          <w:trHeight w:val="780"/>
        </w:trPr>
        <w:tc>
          <w:tcPr>
            <w:tcW w:w="1356" w:type="dxa"/>
            <w:vMerge/>
            <w:vAlign w:val="center"/>
            <w:hideMark/>
          </w:tcPr>
          <w:p w14:paraId="7D32F595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shd w:val="clear" w:color="auto" w:fill="auto"/>
            <w:noWrap/>
            <w:vAlign w:val="center"/>
            <w:hideMark/>
          </w:tcPr>
          <w:p w14:paraId="27043FC1" w14:textId="179E382E" w:rsidR="00024ADE" w:rsidRPr="001D573F" w:rsidRDefault="00657E89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Order placed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訂單已建立</w:t>
            </w:r>
          </w:p>
        </w:tc>
        <w:tc>
          <w:tcPr>
            <w:tcW w:w="2753" w:type="dxa"/>
            <w:shd w:val="clear" w:color="auto" w:fill="auto"/>
            <w:noWrap/>
            <w:vAlign w:val="center"/>
            <w:hideMark/>
          </w:tcPr>
          <w:p w14:paraId="690E94DF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strike/>
                <w:color w:val="FF0000"/>
                <w:highlight w:val="cyan"/>
                <w:lang w:val="en-US" w:eastAsia="zh-TW"/>
              </w:rPr>
              <w:t> </w:t>
            </w:r>
          </w:p>
        </w:tc>
        <w:tc>
          <w:tcPr>
            <w:tcW w:w="2496" w:type="dxa"/>
            <w:shd w:val="clear" w:color="auto" w:fill="auto"/>
            <w:vAlign w:val="center"/>
            <w:hideMark/>
          </w:tcPr>
          <w:p w14:paraId="6F720CF8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  <w:tc>
          <w:tcPr>
            <w:tcW w:w="1835" w:type="dxa"/>
            <w:vMerge w:val="restart"/>
            <w:shd w:val="clear" w:color="auto" w:fill="auto"/>
            <w:noWrap/>
            <w:vAlign w:val="center"/>
            <w:hideMark/>
          </w:tcPr>
          <w:p w14:paraId="05687DC2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not shipped</w:t>
            </w:r>
          </w:p>
        </w:tc>
        <w:tc>
          <w:tcPr>
            <w:tcW w:w="3546" w:type="dxa"/>
            <w:shd w:val="clear" w:color="auto" w:fill="auto"/>
            <w:vAlign w:val="center"/>
            <w:hideMark/>
          </w:tcPr>
          <w:p w14:paraId="14AD321A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SFCC order created and linked with customer account</w:t>
            </w:r>
          </w:p>
        </w:tc>
        <w:tc>
          <w:tcPr>
            <w:tcW w:w="4060" w:type="dxa"/>
            <w:shd w:val="clear" w:color="auto" w:fill="auto"/>
            <w:noWrap/>
            <w:vAlign w:val="center"/>
            <w:hideMark/>
          </w:tcPr>
          <w:p w14:paraId="5367D2E1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Payment in progress/Payment failed</w:t>
            </w:r>
          </w:p>
        </w:tc>
        <w:tc>
          <w:tcPr>
            <w:tcW w:w="36" w:type="dxa"/>
            <w:vAlign w:val="center"/>
            <w:hideMark/>
          </w:tcPr>
          <w:p w14:paraId="5111EDDC" w14:textId="77777777" w:rsidR="00024ADE" w:rsidRPr="001D573F" w:rsidRDefault="00024ADE" w:rsidP="1EFE13AC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</w:p>
        </w:tc>
      </w:tr>
      <w:tr w:rsidR="004A6470" w:rsidRPr="001D573F" w14:paraId="44CB79F7" w14:textId="77777777" w:rsidTr="00B3697E">
        <w:trPr>
          <w:trHeight w:val="588"/>
        </w:trPr>
        <w:tc>
          <w:tcPr>
            <w:tcW w:w="1356" w:type="dxa"/>
            <w:vMerge/>
            <w:vAlign w:val="center"/>
            <w:hideMark/>
          </w:tcPr>
          <w:p w14:paraId="7E7F2565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shd w:val="clear" w:color="auto" w:fill="auto"/>
            <w:noWrap/>
            <w:vAlign w:val="center"/>
            <w:hideMark/>
          </w:tcPr>
          <w:p w14:paraId="6ECA96F7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FF0000"/>
                <w:highlight w:val="cyan"/>
                <w:lang w:val="en-US" w:eastAsia="zh-TW"/>
              </w:rPr>
              <w:t>Order confirmed/</w:t>
            </w:r>
            <w:r w:rsidRPr="001D573F">
              <w:rPr>
                <w:rFonts w:eastAsiaTheme="minorEastAsia"/>
                <w:color w:val="FF0000"/>
                <w:highlight w:val="cyan"/>
                <w:lang w:val="en-US" w:eastAsia="zh-TW"/>
              </w:rPr>
              <w:t>訂單已確認</w:t>
            </w:r>
          </w:p>
        </w:tc>
        <w:tc>
          <w:tcPr>
            <w:tcW w:w="2753" w:type="dxa"/>
            <w:shd w:val="clear" w:color="auto" w:fill="auto"/>
            <w:noWrap/>
            <w:vAlign w:val="center"/>
            <w:hideMark/>
          </w:tcPr>
          <w:p w14:paraId="6D0E648F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FF0000"/>
                <w:highlight w:val="cyan"/>
                <w:lang w:val="en-US" w:eastAsia="zh-TW"/>
              </w:rPr>
              <w:t>Order confirmed</w:t>
            </w:r>
          </w:p>
        </w:tc>
        <w:tc>
          <w:tcPr>
            <w:tcW w:w="2496" w:type="dxa"/>
            <w:shd w:val="clear" w:color="auto" w:fill="auto"/>
            <w:vAlign w:val="center"/>
            <w:hideMark/>
          </w:tcPr>
          <w:p w14:paraId="5C34B244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Club received fulfillment order</w:t>
            </w:r>
          </w:p>
        </w:tc>
        <w:tc>
          <w:tcPr>
            <w:tcW w:w="1835" w:type="dxa"/>
            <w:vMerge/>
            <w:vAlign w:val="center"/>
            <w:hideMark/>
          </w:tcPr>
          <w:p w14:paraId="6CA7BF54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546" w:type="dxa"/>
            <w:shd w:val="clear" w:color="auto" w:fill="auto"/>
            <w:vAlign w:val="center"/>
            <w:hideMark/>
          </w:tcPr>
          <w:p w14:paraId="7A63F78B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SFCC sent out Order Confirmation Email</w:t>
            </w:r>
          </w:p>
        </w:tc>
        <w:tc>
          <w:tcPr>
            <w:tcW w:w="4060" w:type="dxa"/>
            <w:shd w:val="clear" w:color="auto" w:fill="auto"/>
            <w:noWrap/>
            <w:vAlign w:val="center"/>
            <w:hideMark/>
          </w:tcPr>
          <w:p w14:paraId="681C7D6A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New Status from LDA, in development</w:t>
            </w:r>
          </w:p>
        </w:tc>
        <w:tc>
          <w:tcPr>
            <w:tcW w:w="36" w:type="dxa"/>
            <w:vAlign w:val="center"/>
            <w:hideMark/>
          </w:tcPr>
          <w:p w14:paraId="28043755" w14:textId="77777777" w:rsidR="00024ADE" w:rsidRPr="001D573F" w:rsidRDefault="00024ADE" w:rsidP="1EFE13AC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</w:p>
        </w:tc>
      </w:tr>
      <w:tr w:rsidR="004A6470" w:rsidRPr="001D573F" w14:paraId="41C588D1" w14:textId="77777777" w:rsidTr="00B3697E">
        <w:trPr>
          <w:trHeight w:val="300"/>
        </w:trPr>
        <w:tc>
          <w:tcPr>
            <w:tcW w:w="1356" w:type="dxa"/>
            <w:vMerge/>
            <w:vAlign w:val="center"/>
            <w:hideMark/>
          </w:tcPr>
          <w:p w14:paraId="4D12DA83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shd w:val="clear" w:color="auto" w:fill="auto"/>
            <w:noWrap/>
            <w:vAlign w:val="center"/>
            <w:hideMark/>
          </w:tcPr>
          <w:p w14:paraId="6755AF00" w14:textId="599F70B9" w:rsidR="00024ADE" w:rsidRPr="001D573F" w:rsidRDefault="001213E6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Order processing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訂單準備中</w:t>
            </w:r>
          </w:p>
        </w:tc>
        <w:tc>
          <w:tcPr>
            <w:tcW w:w="2753" w:type="dxa"/>
            <w:shd w:val="clear" w:color="auto" w:fill="auto"/>
            <w:noWrap/>
            <w:vAlign w:val="center"/>
            <w:hideMark/>
          </w:tcPr>
          <w:p w14:paraId="5D2783EA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Ready To Ship</w:t>
            </w:r>
          </w:p>
        </w:tc>
        <w:tc>
          <w:tcPr>
            <w:tcW w:w="2496" w:type="dxa"/>
            <w:shd w:val="clear" w:color="auto" w:fill="auto"/>
            <w:vAlign w:val="center"/>
            <w:hideMark/>
          </w:tcPr>
          <w:p w14:paraId="4FFC9DF2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Club prepared parcel</w:t>
            </w:r>
          </w:p>
        </w:tc>
        <w:tc>
          <w:tcPr>
            <w:tcW w:w="1835" w:type="dxa"/>
            <w:vMerge/>
            <w:vAlign w:val="center"/>
            <w:hideMark/>
          </w:tcPr>
          <w:p w14:paraId="29442302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546" w:type="dxa"/>
            <w:shd w:val="clear" w:color="auto" w:fill="auto"/>
            <w:vAlign w:val="center"/>
            <w:hideMark/>
          </w:tcPr>
          <w:p w14:paraId="35FFD241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NA</w:t>
            </w:r>
          </w:p>
        </w:tc>
        <w:tc>
          <w:tcPr>
            <w:tcW w:w="4060" w:type="dxa"/>
            <w:shd w:val="clear" w:color="auto" w:fill="auto"/>
            <w:noWrap/>
            <w:vAlign w:val="center"/>
            <w:hideMark/>
          </w:tcPr>
          <w:p w14:paraId="3231C8E1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  <w:tc>
          <w:tcPr>
            <w:tcW w:w="36" w:type="dxa"/>
            <w:vAlign w:val="center"/>
            <w:hideMark/>
          </w:tcPr>
          <w:p w14:paraId="3AF41B3B" w14:textId="77777777" w:rsidR="00024ADE" w:rsidRPr="001D573F" w:rsidRDefault="00024ADE" w:rsidP="1EFE13AC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</w:p>
        </w:tc>
      </w:tr>
      <w:tr w:rsidR="000F74F0" w:rsidRPr="001D573F" w14:paraId="5AC6254F" w14:textId="77777777" w:rsidTr="00B3697E">
        <w:trPr>
          <w:trHeight w:val="588"/>
        </w:trPr>
        <w:tc>
          <w:tcPr>
            <w:tcW w:w="1356" w:type="dxa"/>
            <w:vMerge/>
            <w:vAlign w:val="center"/>
            <w:hideMark/>
          </w:tcPr>
          <w:p w14:paraId="521E805C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shd w:val="clear" w:color="auto" w:fill="auto"/>
            <w:noWrap/>
            <w:vAlign w:val="center"/>
            <w:hideMark/>
          </w:tcPr>
          <w:p w14:paraId="772F195E" w14:textId="4486428E" w:rsidR="00024ADE" w:rsidRPr="001D573F" w:rsidRDefault="000B6D3A" w:rsidP="1EFE13AC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Ready to ship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準備發貨</w:t>
            </w:r>
          </w:p>
        </w:tc>
        <w:tc>
          <w:tcPr>
            <w:tcW w:w="2753" w:type="dxa"/>
            <w:shd w:val="clear" w:color="auto" w:fill="auto"/>
            <w:noWrap/>
            <w:vAlign w:val="center"/>
            <w:hideMark/>
          </w:tcPr>
          <w:p w14:paraId="64ED2415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In Transit</w:t>
            </w:r>
          </w:p>
        </w:tc>
        <w:tc>
          <w:tcPr>
            <w:tcW w:w="2496" w:type="dxa"/>
            <w:shd w:val="clear" w:color="auto" w:fill="auto"/>
            <w:vAlign w:val="center"/>
            <w:hideMark/>
          </w:tcPr>
          <w:p w14:paraId="788E1A0F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Shipment in transit to customer</w:t>
            </w:r>
          </w:p>
        </w:tc>
        <w:tc>
          <w:tcPr>
            <w:tcW w:w="1835" w:type="dxa"/>
            <w:vMerge w:val="restart"/>
            <w:shd w:val="clear" w:color="auto" w:fill="auto"/>
            <w:vAlign w:val="center"/>
            <w:hideMark/>
          </w:tcPr>
          <w:p w14:paraId="7E8AA8E2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shipped</w:t>
            </w:r>
          </w:p>
        </w:tc>
        <w:tc>
          <w:tcPr>
            <w:tcW w:w="3546" w:type="dxa"/>
            <w:shd w:val="clear" w:color="auto" w:fill="auto"/>
            <w:vAlign w:val="center"/>
            <w:hideMark/>
          </w:tcPr>
          <w:p w14:paraId="287DD49F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NA</w:t>
            </w:r>
          </w:p>
        </w:tc>
        <w:tc>
          <w:tcPr>
            <w:tcW w:w="4060" w:type="dxa"/>
            <w:shd w:val="clear" w:color="auto" w:fill="auto"/>
            <w:noWrap/>
            <w:vAlign w:val="center"/>
            <w:hideMark/>
          </w:tcPr>
          <w:p w14:paraId="7E52AE9A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  <w:tc>
          <w:tcPr>
            <w:tcW w:w="36" w:type="dxa"/>
            <w:vAlign w:val="center"/>
            <w:hideMark/>
          </w:tcPr>
          <w:p w14:paraId="450137CA" w14:textId="77777777" w:rsidR="00024ADE" w:rsidRPr="001D573F" w:rsidRDefault="00024ADE" w:rsidP="1EFE13AC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</w:p>
        </w:tc>
      </w:tr>
      <w:tr w:rsidR="004A6470" w:rsidRPr="001D573F" w14:paraId="2920A430" w14:textId="77777777" w:rsidTr="00B3697E">
        <w:trPr>
          <w:trHeight w:val="588"/>
        </w:trPr>
        <w:tc>
          <w:tcPr>
            <w:tcW w:w="1356" w:type="dxa"/>
            <w:vMerge/>
            <w:vAlign w:val="center"/>
            <w:hideMark/>
          </w:tcPr>
          <w:p w14:paraId="7E923B3C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shd w:val="clear" w:color="auto" w:fill="auto"/>
            <w:noWrap/>
            <w:vAlign w:val="center"/>
            <w:hideMark/>
          </w:tcPr>
          <w:p w14:paraId="4AF77072" w14:textId="50461704" w:rsidR="00024ADE" w:rsidRPr="001D573F" w:rsidRDefault="00BB11E6" w:rsidP="1EFE13AC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Ready for Pick-up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可於自取點取貨</w:t>
            </w:r>
          </w:p>
        </w:tc>
        <w:tc>
          <w:tcPr>
            <w:tcW w:w="2753" w:type="dxa"/>
            <w:shd w:val="clear" w:color="auto" w:fill="auto"/>
            <w:vAlign w:val="center"/>
            <w:hideMark/>
          </w:tcPr>
          <w:p w14:paraId="11A1A4CD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In Store</w:t>
            </w:r>
          </w:p>
        </w:tc>
        <w:tc>
          <w:tcPr>
            <w:tcW w:w="2496" w:type="dxa"/>
            <w:shd w:val="clear" w:color="auto" w:fill="auto"/>
            <w:vAlign w:val="center"/>
            <w:hideMark/>
          </w:tcPr>
          <w:p w14:paraId="013C08B8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Parcel arrives in store</w:t>
            </w:r>
          </w:p>
        </w:tc>
        <w:tc>
          <w:tcPr>
            <w:tcW w:w="1835" w:type="dxa"/>
            <w:vMerge/>
            <w:vAlign w:val="center"/>
            <w:hideMark/>
          </w:tcPr>
          <w:p w14:paraId="77272FD1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546" w:type="dxa"/>
            <w:shd w:val="clear" w:color="auto" w:fill="auto"/>
            <w:vAlign w:val="center"/>
            <w:hideMark/>
          </w:tcPr>
          <w:p w14:paraId="35624EE0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 xml:space="preserve">SFCC sent out Electronic Redemption email </w:t>
            </w:r>
          </w:p>
        </w:tc>
        <w:tc>
          <w:tcPr>
            <w:tcW w:w="4060" w:type="dxa"/>
            <w:shd w:val="clear" w:color="auto" w:fill="auto"/>
            <w:noWrap/>
            <w:vAlign w:val="center"/>
            <w:hideMark/>
          </w:tcPr>
          <w:p w14:paraId="1778C69D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  <w:tc>
          <w:tcPr>
            <w:tcW w:w="36" w:type="dxa"/>
            <w:vAlign w:val="center"/>
            <w:hideMark/>
          </w:tcPr>
          <w:p w14:paraId="0F682358" w14:textId="77777777" w:rsidR="00024ADE" w:rsidRPr="001D573F" w:rsidRDefault="00024ADE" w:rsidP="1EFE13AC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</w:p>
        </w:tc>
      </w:tr>
      <w:tr w:rsidR="004A6470" w:rsidRPr="001D573F" w14:paraId="35621B83" w14:textId="77777777" w:rsidTr="00B3697E">
        <w:trPr>
          <w:trHeight w:val="588"/>
        </w:trPr>
        <w:tc>
          <w:tcPr>
            <w:tcW w:w="1356" w:type="dxa"/>
            <w:vMerge/>
            <w:vAlign w:val="center"/>
            <w:hideMark/>
          </w:tcPr>
          <w:p w14:paraId="64478846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shd w:val="clear" w:color="auto" w:fill="auto"/>
            <w:noWrap/>
            <w:vAlign w:val="center"/>
            <w:hideMark/>
          </w:tcPr>
          <w:p w14:paraId="2743C02B" w14:textId="288598AD" w:rsidR="00024ADE" w:rsidRPr="001D573F" w:rsidRDefault="006E3393" w:rsidP="1EFE13AC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Ready for Pick-up (1-day arrived)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可於自取點取貨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(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已到達一天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)</w:t>
            </w:r>
          </w:p>
        </w:tc>
        <w:tc>
          <w:tcPr>
            <w:tcW w:w="2753" w:type="dxa"/>
            <w:shd w:val="clear" w:color="auto" w:fill="auto"/>
            <w:vAlign w:val="center"/>
            <w:hideMark/>
          </w:tcPr>
          <w:p w14:paraId="6D300A2F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Reminder24</w:t>
            </w:r>
          </w:p>
        </w:tc>
        <w:tc>
          <w:tcPr>
            <w:tcW w:w="2496" w:type="dxa"/>
            <w:shd w:val="clear" w:color="auto" w:fill="auto"/>
            <w:vAlign w:val="center"/>
            <w:hideMark/>
          </w:tcPr>
          <w:p w14:paraId="6703A1BC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Parcel arrived in store over 24 hours</w:t>
            </w:r>
          </w:p>
        </w:tc>
        <w:tc>
          <w:tcPr>
            <w:tcW w:w="1835" w:type="dxa"/>
            <w:vMerge/>
            <w:vAlign w:val="center"/>
            <w:hideMark/>
          </w:tcPr>
          <w:p w14:paraId="1160A276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546" w:type="dxa"/>
            <w:shd w:val="clear" w:color="auto" w:fill="auto"/>
            <w:vAlign w:val="center"/>
            <w:hideMark/>
          </w:tcPr>
          <w:p w14:paraId="43453154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NA</w:t>
            </w:r>
          </w:p>
        </w:tc>
        <w:tc>
          <w:tcPr>
            <w:tcW w:w="4060" w:type="dxa"/>
            <w:shd w:val="clear" w:color="auto" w:fill="auto"/>
            <w:noWrap/>
            <w:vAlign w:val="center"/>
            <w:hideMark/>
          </w:tcPr>
          <w:p w14:paraId="508240A7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  <w:tc>
          <w:tcPr>
            <w:tcW w:w="36" w:type="dxa"/>
            <w:vAlign w:val="center"/>
            <w:hideMark/>
          </w:tcPr>
          <w:p w14:paraId="2FF7180B" w14:textId="77777777" w:rsidR="00024ADE" w:rsidRPr="001D573F" w:rsidRDefault="00024ADE" w:rsidP="1EFE13AC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</w:p>
        </w:tc>
      </w:tr>
      <w:tr w:rsidR="004A6470" w:rsidRPr="001D573F" w14:paraId="0A667C35" w14:textId="77777777" w:rsidTr="00B3697E">
        <w:trPr>
          <w:trHeight w:val="588"/>
        </w:trPr>
        <w:tc>
          <w:tcPr>
            <w:tcW w:w="1356" w:type="dxa"/>
            <w:vMerge/>
            <w:vAlign w:val="center"/>
            <w:hideMark/>
          </w:tcPr>
          <w:p w14:paraId="0FC64F4D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shd w:val="clear" w:color="auto" w:fill="auto"/>
            <w:noWrap/>
            <w:vAlign w:val="center"/>
            <w:hideMark/>
          </w:tcPr>
          <w:p w14:paraId="45DD073A" w14:textId="6DE7C6EA" w:rsidR="00024ADE" w:rsidRPr="001D573F" w:rsidRDefault="005307A8" w:rsidP="1EFE13AC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Ready for Pick-up (2-day arrived)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可於自取點取貨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(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已到達兩天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)</w:t>
            </w:r>
          </w:p>
        </w:tc>
        <w:tc>
          <w:tcPr>
            <w:tcW w:w="2753" w:type="dxa"/>
            <w:shd w:val="clear" w:color="auto" w:fill="auto"/>
            <w:vAlign w:val="center"/>
            <w:hideMark/>
          </w:tcPr>
          <w:p w14:paraId="4B6B1622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Reminder48</w:t>
            </w:r>
          </w:p>
        </w:tc>
        <w:tc>
          <w:tcPr>
            <w:tcW w:w="2496" w:type="dxa"/>
            <w:shd w:val="clear" w:color="auto" w:fill="auto"/>
            <w:vAlign w:val="center"/>
            <w:hideMark/>
          </w:tcPr>
          <w:p w14:paraId="663CFCED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Parcel arrived in store over 48 hours</w:t>
            </w:r>
          </w:p>
        </w:tc>
        <w:tc>
          <w:tcPr>
            <w:tcW w:w="1835" w:type="dxa"/>
            <w:vMerge/>
            <w:vAlign w:val="center"/>
            <w:hideMark/>
          </w:tcPr>
          <w:p w14:paraId="4CC0037D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546" w:type="dxa"/>
            <w:shd w:val="clear" w:color="auto" w:fill="auto"/>
            <w:vAlign w:val="center"/>
            <w:hideMark/>
          </w:tcPr>
          <w:p w14:paraId="7D52A1C1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SFCC sent out 48 hours reminder email</w:t>
            </w:r>
          </w:p>
        </w:tc>
        <w:tc>
          <w:tcPr>
            <w:tcW w:w="4060" w:type="dxa"/>
            <w:shd w:val="clear" w:color="auto" w:fill="auto"/>
            <w:noWrap/>
            <w:vAlign w:val="center"/>
            <w:hideMark/>
          </w:tcPr>
          <w:p w14:paraId="66147707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  <w:tc>
          <w:tcPr>
            <w:tcW w:w="36" w:type="dxa"/>
            <w:vAlign w:val="center"/>
            <w:hideMark/>
          </w:tcPr>
          <w:p w14:paraId="3A272295" w14:textId="77777777" w:rsidR="00024ADE" w:rsidRPr="001D573F" w:rsidRDefault="00024ADE" w:rsidP="1EFE13AC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</w:p>
        </w:tc>
      </w:tr>
      <w:tr w:rsidR="004A6470" w:rsidRPr="001D573F" w14:paraId="2EC59222" w14:textId="77777777" w:rsidTr="00B3697E">
        <w:trPr>
          <w:trHeight w:val="588"/>
        </w:trPr>
        <w:tc>
          <w:tcPr>
            <w:tcW w:w="1356" w:type="dxa"/>
            <w:vMerge/>
            <w:vAlign w:val="center"/>
            <w:hideMark/>
          </w:tcPr>
          <w:p w14:paraId="18B7BB13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shd w:val="clear" w:color="auto" w:fill="auto"/>
            <w:noWrap/>
            <w:vAlign w:val="center"/>
            <w:hideMark/>
          </w:tcPr>
          <w:p w14:paraId="5B9075C2" w14:textId="0D27DFD3" w:rsidR="00024ADE" w:rsidRPr="001D573F" w:rsidRDefault="00ED7B0A" w:rsidP="1EFE13AC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Pick-up period past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已過領取限期</w:t>
            </w:r>
          </w:p>
        </w:tc>
        <w:tc>
          <w:tcPr>
            <w:tcW w:w="2753" w:type="dxa"/>
            <w:shd w:val="clear" w:color="auto" w:fill="auto"/>
            <w:vAlign w:val="center"/>
            <w:hideMark/>
          </w:tcPr>
          <w:p w14:paraId="5002739C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Expired72</w:t>
            </w:r>
          </w:p>
        </w:tc>
        <w:tc>
          <w:tcPr>
            <w:tcW w:w="2496" w:type="dxa"/>
            <w:shd w:val="clear" w:color="auto" w:fill="auto"/>
            <w:vAlign w:val="center"/>
            <w:hideMark/>
          </w:tcPr>
          <w:p w14:paraId="091A033D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Parcel arrived in store over 72 hours</w:t>
            </w:r>
          </w:p>
        </w:tc>
        <w:tc>
          <w:tcPr>
            <w:tcW w:w="1835" w:type="dxa"/>
            <w:vMerge/>
            <w:vAlign w:val="center"/>
            <w:hideMark/>
          </w:tcPr>
          <w:p w14:paraId="45FAED4A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546" w:type="dxa"/>
            <w:shd w:val="clear" w:color="auto" w:fill="auto"/>
            <w:vAlign w:val="center"/>
            <w:hideMark/>
          </w:tcPr>
          <w:p w14:paraId="466DF737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NA</w:t>
            </w:r>
          </w:p>
        </w:tc>
        <w:tc>
          <w:tcPr>
            <w:tcW w:w="4060" w:type="dxa"/>
            <w:shd w:val="clear" w:color="auto" w:fill="auto"/>
            <w:noWrap/>
            <w:vAlign w:val="center"/>
            <w:hideMark/>
          </w:tcPr>
          <w:p w14:paraId="03B1CFD4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  <w:tc>
          <w:tcPr>
            <w:tcW w:w="36" w:type="dxa"/>
            <w:vAlign w:val="center"/>
            <w:hideMark/>
          </w:tcPr>
          <w:p w14:paraId="577E9922" w14:textId="77777777" w:rsidR="00024ADE" w:rsidRPr="001D573F" w:rsidRDefault="00024ADE" w:rsidP="1EFE13AC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</w:p>
        </w:tc>
      </w:tr>
      <w:tr w:rsidR="004A6470" w:rsidRPr="001D573F" w14:paraId="5820CD51" w14:textId="77777777" w:rsidTr="00B3697E">
        <w:trPr>
          <w:trHeight w:val="588"/>
        </w:trPr>
        <w:tc>
          <w:tcPr>
            <w:tcW w:w="1356" w:type="dxa"/>
            <w:vMerge/>
            <w:vAlign w:val="center"/>
            <w:hideMark/>
          </w:tcPr>
          <w:p w14:paraId="6C83E197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shd w:val="clear" w:color="auto" w:fill="auto"/>
            <w:noWrap/>
            <w:vAlign w:val="center"/>
            <w:hideMark/>
          </w:tcPr>
          <w:p w14:paraId="1A724363" w14:textId="73D8E5F1" w:rsidR="00024ADE" w:rsidRPr="001D573F" w:rsidRDefault="00187BB9" w:rsidP="1EFE13AC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Stock(s) returned to warehouse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貨品已回倉</w:t>
            </w:r>
          </w:p>
        </w:tc>
        <w:tc>
          <w:tcPr>
            <w:tcW w:w="2753" w:type="dxa"/>
            <w:shd w:val="clear" w:color="auto" w:fill="auto"/>
            <w:noWrap/>
            <w:vAlign w:val="center"/>
            <w:hideMark/>
          </w:tcPr>
          <w:p w14:paraId="2C8FE53D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Return To Hub</w:t>
            </w:r>
          </w:p>
        </w:tc>
        <w:tc>
          <w:tcPr>
            <w:tcW w:w="2496" w:type="dxa"/>
            <w:shd w:val="clear" w:color="auto" w:fill="auto"/>
            <w:vAlign w:val="center"/>
            <w:hideMark/>
          </w:tcPr>
          <w:p w14:paraId="275A1873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Shipment has been returned to Warehouse</w:t>
            </w:r>
          </w:p>
        </w:tc>
        <w:tc>
          <w:tcPr>
            <w:tcW w:w="1835" w:type="dxa"/>
            <w:vMerge/>
            <w:vAlign w:val="center"/>
            <w:hideMark/>
          </w:tcPr>
          <w:p w14:paraId="4668AB99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546" w:type="dxa"/>
            <w:shd w:val="clear" w:color="auto" w:fill="auto"/>
            <w:vAlign w:val="center"/>
            <w:hideMark/>
          </w:tcPr>
          <w:p w14:paraId="388BF2C9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NA</w:t>
            </w:r>
          </w:p>
        </w:tc>
        <w:tc>
          <w:tcPr>
            <w:tcW w:w="4060" w:type="dxa"/>
            <w:shd w:val="clear" w:color="auto" w:fill="auto"/>
            <w:noWrap/>
            <w:vAlign w:val="center"/>
            <w:hideMark/>
          </w:tcPr>
          <w:p w14:paraId="6BEDD991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  <w:tc>
          <w:tcPr>
            <w:tcW w:w="36" w:type="dxa"/>
            <w:vAlign w:val="center"/>
            <w:hideMark/>
          </w:tcPr>
          <w:p w14:paraId="1EC073A2" w14:textId="77777777" w:rsidR="00024ADE" w:rsidRPr="001D573F" w:rsidRDefault="00024ADE" w:rsidP="1EFE13AC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</w:p>
        </w:tc>
      </w:tr>
      <w:tr w:rsidR="004A6470" w:rsidRPr="001D573F" w14:paraId="6B83FAB1" w14:textId="77777777" w:rsidTr="00B3697E">
        <w:trPr>
          <w:trHeight w:val="588"/>
        </w:trPr>
        <w:tc>
          <w:tcPr>
            <w:tcW w:w="1356" w:type="dxa"/>
            <w:vMerge/>
            <w:vAlign w:val="center"/>
            <w:hideMark/>
          </w:tcPr>
          <w:p w14:paraId="7D71707E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shd w:val="clear" w:color="auto" w:fill="auto"/>
            <w:noWrap/>
            <w:vAlign w:val="center"/>
            <w:hideMark/>
          </w:tcPr>
          <w:p w14:paraId="03F58A56" w14:textId="644D96CB" w:rsidR="00024ADE" w:rsidRPr="001D573F" w:rsidRDefault="001B34CD" w:rsidP="1EFE13AC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Order cancelled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訂單已取消</w:t>
            </w:r>
          </w:p>
        </w:tc>
        <w:tc>
          <w:tcPr>
            <w:tcW w:w="2753" w:type="dxa"/>
            <w:shd w:val="clear" w:color="auto" w:fill="auto"/>
            <w:noWrap/>
            <w:vAlign w:val="center"/>
            <w:hideMark/>
          </w:tcPr>
          <w:p w14:paraId="7DC8C2C1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Cancelled</w:t>
            </w:r>
          </w:p>
        </w:tc>
        <w:tc>
          <w:tcPr>
            <w:tcW w:w="2496" w:type="dxa"/>
            <w:shd w:val="clear" w:color="auto" w:fill="auto"/>
            <w:vAlign w:val="center"/>
            <w:hideMark/>
          </w:tcPr>
          <w:p w14:paraId="19E46B30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Shipment has been cancelled/refunded</w:t>
            </w:r>
          </w:p>
        </w:tc>
        <w:tc>
          <w:tcPr>
            <w:tcW w:w="1835" w:type="dxa"/>
            <w:vMerge/>
            <w:vAlign w:val="center"/>
            <w:hideMark/>
          </w:tcPr>
          <w:p w14:paraId="6AF0DAB0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546" w:type="dxa"/>
            <w:shd w:val="clear" w:color="auto" w:fill="auto"/>
            <w:vAlign w:val="center"/>
            <w:hideMark/>
          </w:tcPr>
          <w:p w14:paraId="3502925E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NA</w:t>
            </w:r>
          </w:p>
        </w:tc>
        <w:tc>
          <w:tcPr>
            <w:tcW w:w="4060" w:type="dxa"/>
            <w:shd w:val="clear" w:color="auto" w:fill="auto"/>
            <w:noWrap/>
            <w:vAlign w:val="center"/>
            <w:hideMark/>
          </w:tcPr>
          <w:p w14:paraId="3EB5E083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  <w:tc>
          <w:tcPr>
            <w:tcW w:w="36" w:type="dxa"/>
            <w:vAlign w:val="center"/>
            <w:hideMark/>
          </w:tcPr>
          <w:p w14:paraId="6272DC8D" w14:textId="77777777" w:rsidR="00024ADE" w:rsidRPr="001D573F" w:rsidRDefault="00024ADE" w:rsidP="1EFE13AC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</w:p>
        </w:tc>
      </w:tr>
      <w:tr w:rsidR="004A6470" w:rsidRPr="001D573F" w14:paraId="69A155EF" w14:textId="77777777" w:rsidTr="00B3697E">
        <w:trPr>
          <w:trHeight w:val="1164"/>
        </w:trPr>
        <w:tc>
          <w:tcPr>
            <w:tcW w:w="1356" w:type="dxa"/>
            <w:vMerge/>
            <w:vAlign w:val="center"/>
            <w:hideMark/>
          </w:tcPr>
          <w:p w14:paraId="4135409A" w14:textId="77777777" w:rsidR="00024ADE" w:rsidRPr="001D573F" w:rsidRDefault="00024ADE" w:rsidP="00024ADE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8" w:type="dxa"/>
            <w:shd w:val="clear" w:color="auto" w:fill="auto"/>
            <w:noWrap/>
            <w:vAlign w:val="center"/>
            <w:hideMark/>
          </w:tcPr>
          <w:p w14:paraId="32FC27CB" w14:textId="3E54FA1C" w:rsidR="00024ADE" w:rsidRPr="001D573F" w:rsidRDefault="00B3697E" w:rsidP="1EFE13AC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Order completed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訂單已完成</w:t>
            </w:r>
          </w:p>
        </w:tc>
        <w:tc>
          <w:tcPr>
            <w:tcW w:w="2753" w:type="dxa"/>
            <w:shd w:val="clear" w:color="auto" w:fill="auto"/>
            <w:vAlign w:val="center"/>
            <w:hideMark/>
          </w:tcPr>
          <w:p w14:paraId="0E8F540A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Delivered</w:t>
            </w:r>
          </w:p>
        </w:tc>
        <w:tc>
          <w:tcPr>
            <w:tcW w:w="2496" w:type="dxa"/>
            <w:shd w:val="clear" w:color="auto" w:fill="auto"/>
            <w:vAlign w:val="center"/>
            <w:hideMark/>
          </w:tcPr>
          <w:p w14:paraId="2B97CD70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Shipment has been delivered or parcel has been collected by the customer</w:t>
            </w:r>
          </w:p>
        </w:tc>
        <w:tc>
          <w:tcPr>
            <w:tcW w:w="1835" w:type="dxa"/>
            <w:vMerge/>
            <w:vAlign w:val="center"/>
            <w:hideMark/>
          </w:tcPr>
          <w:p w14:paraId="79B1184D" w14:textId="77777777" w:rsidR="00024ADE" w:rsidRPr="001D573F" w:rsidRDefault="00024ADE" w:rsidP="00024A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546" w:type="dxa"/>
            <w:shd w:val="clear" w:color="auto" w:fill="auto"/>
            <w:vAlign w:val="center"/>
            <w:hideMark/>
          </w:tcPr>
          <w:p w14:paraId="19FE4147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SFCC sent out Order complete email</w:t>
            </w:r>
          </w:p>
        </w:tc>
        <w:tc>
          <w:tcPr>
            <w:tcW w:w="4060" w:type="dxa"/>
            <w:shd w:val="clear" w:color="auto" w:fill="auto"/>
            <w:noWrap/>
            <w:vAlign w:val="center"/>
            <w:hideMark/>
          </w:tcPr>
          <w:p w14:paraId="4A1B0BA5" w14:textId="77777777" w:rsidR="00024ADE" w:rsidRPr="001D573F" w:rsidRDefault="0C917E14" w:rsidP="1EFE13AC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  <w:tc>
          <w:tcPr>
            <w:tcW w:w="36" w:type="dxa"/>
            <w:vAlign w:val="center"/>
            <w:hideMark/>
          </w:tcPr>
          <w:p w14:paraId="0A9AA464" w14:textId="77777777" w:rsidR="00024ADE" w:rsidRPr="001D573F" w:rsidRDefault="00024ADE" w:rsidP="1EFE13AC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</w:p>
        </w:tc>
      </w:tr>
    </w:tbl>
    <w:p w14:paraId="47BB6D9D" w14:textId="654D4C79" w:rsidR="009B4DE1" w:rsidRPr="001D573F" w:rsidRDefault="001B7CCC" w:rsidP="004B17EA">
      <w:pPr>
        <w:pStyle w:val="ListParagraph"/>
        <w:numPr>
          <w:ilvl w:val="1"/>
          <w:numId w:val="13"/>
        </w:numPr>
        <w:rPr>
          <w:rFonts w:eastAsiaTheme="minorEastAsia"/>
          <w:color w:val="FF0000"/>
          <w:highlight w:val="cyan"/>
          <w:lang w:val="en-US" w:eastAsia="zh-TW"/>
        </w:rPr>
      </w:pPr>
      <w:r w:rsidRPr="001D573F">
        <w:rPr>
          <w:rFonts w:eastAsiaTheme="minorEastAsia"/>
          <w:color w:val="FF0000"/>
          <w:highlight w:val="cyan"/>
          <w:lang w:val="en-US" w:eastAsia="zh-TW"/>
        </w:rPr>
        <w:t>Virtual Product</w:t>
      </w:r>
      <w:r w:rsidRPr="001D573F">
        <w:rPr>
          <w:highlight w:val="cyan"/>
        </w:rPr>
        <w:br/>
      </w:r>
      <w:r w:rsidR="009B4DE1" w:rsidRPr="001D573F">
        <w:rPr>
          <w:rFonts w:eastAsiaTheme="minorEastAsia"/>
          <w:color w:val="FF0000"/>
          <w:highlight w:val="cyan"/>
          <w:lang w:val="en-US" w:eastAsia="zh-TW"/>
        </w:rPr>
        <w:t xml:space="preserve">SFCC groups all </w:t>
      </w:r>
      <w:r w:rsidR="00C6408E" w:rsidRPr="001D573F">
        <w:rPr>
          <w:rFonts w:eastAsiaTheme="minorEastAsia"/>
          <w:color w:val="FF0000"/>
          <w:highlight w:val="cyan"/>
          <w:lang w:val="en-US" w:eastAsia="zh-TW"/>
        </w:rPr>
        <w:t>virtual</w:t>
      </w:r>
      <w:r w:rsidR="009B4DE1" w:rsidRPr="001D573F">
        <w:rPr>
          <w:rFonts w:eastAsiaTheme="minorEastAsia"/>
          <w:color w:val="FF0000"/>
          <w:highlight w:val="cyan"/>
          <w:lang w:val="en-US" w:eastAsia="zh-TW"/>
        </w:rPr>
        <w:t xml:space="preserve"> products(Product Type=</w:t>
      </w:r>
      <w:r w:rsidR="00C6408E" w:rsidRPr="001D573F">
        <w:rPr>
          <w:rFonts w:eastAsiaTheme="minorEastAsia"/>
          <w:color w:val="FF0000"/>
          <w:highlight w:val="cyan"/>
          <w:lang w:val="en-US" w:eastAsia="zh-TW"/>
        </w:rPr>
        <w:t>virtual</w:t>
      </w:r>
      <w:r w:rsidR="009B4DE1" w:rsidRPr="001D573F">
        <w:rPr>
          <w:rFonts w:eastAsiaTheme="minorEastAsia"/>
          <w:color w:val="FF0000"/>
          <w:highlight w:val="cyan"/>
          <w:lang w:val="en-US" w:eastAsia="zh-TW"/>
        </w:rPr>
        <w:t xml:space="preserve">) together in one shipment and passes it to Club. </w:t>
      </w:r>
    </w:p>
    <w:p w14:paraId="7C68E8DD" w14:textId="529648D1" w:rsidR="009B4DE1" w:rsidRPr="001D573F" w:rsidRDefault="009B4DE1" w:rsidP="4C7F8BD3">
      <w:pPr>
        <w:pStyle w:val="ListParagraph"/>
        <w:ind w:left="1440"/>
        <w:rPr>
          <w:rFonts w:eastAsiaTheme="minorEastAsia"/>
          <w:color w:val="FF0000"/>
          <w:highlight w:val="cyan"/>
          <w:lang w:val="en-US" w:eastAsia="zh-TW"/>
        </w:rPr>
      </w:pPr>
      <w:proofErr w:type="gramStart"/>
      <w:r w:rsidRPr="001D573F">
        <w:rPr>
          <w:rFonts w:eastAsiaTheme="minorEastAsia"/>
          <w:color w:val="FF0000"/>
          <w:highlight w:val="cyan"/>
          <w:lang w:val="en-US" w:eastAsia="zh-TW"/>
        </w:rPr>
        <w:t>Club</w:t>
      </w:r>
      <w:proofErr w:type="gramEnd"/>
      <w:r w:rsidRPr="001D573F">
        <w:rPr>
          <w:rFonts w:eastAsiaTheme="minorEastAsia"/>
          <w:color w:val="FF0000"/>
          <w:highlight w:val="cyan"/>
          <w:lang w:val="en-US" w:eastAsia="zh-TW"/>
        </w:rPr>
        <w:t xml:space="preserve"> will then return the delivery status of the shipment. </w:t>
      </w:r>
    </w:p>
    <w:p w14:paraId="1DF3987D" w14:textId="59136721" w:rsidR="009B4DE1" w:rsidRPr="001D573F" w:rsidRDefault="009B4DE1" w:rsidP="4C7F8BD3">
      <w:pPr>
        <w:pStyle w:val="ListParagraph"/>
        <w:ind w:left="1440"/>
        <w:rPr>
          <w:rFonts w:eastAsiaTheme="minorEastAsia"/>
          <w:color w:val="FF0000"/>
          <w:highlight w:val="cyan"/>
          <w:lang w:val="en-US" w:eastAsia="zh-TW"/>
        </w:rPr>
      </w:pPr>
      <w:r w:rsidRPr="001D573F">
        <w:rPr>
          <w:rFonts w:eastAsiaTheme="minorEastAsia"/>
          <w:color w:val="FF0000"/>
          <w:highlight w:val="cyan"/>
          <w:lang w:val="en-US" w:eastAsia="zh-TW"/>
        </w:rPr>
        <w:lastRenderedPageBreak/>
        <w:t>SFCC will display the eCommerce delivery status of each individual product.</w:t>
      </w:r>
    </w:p>
    <w:tbl>
      <w:tblPr>
        <w:tblW w:w="9658" w:type="dxa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7"/>
        <w:gridCol w:w="3251"/>
        <w:gridCol w:w="2740"/>
        <w:gridCol w:w="2500"/>
      </w:tblGrid>
      <w:tr w:rsidR="00DA34FF" w:rsidRPr="001D573F" w14:paraId="1E07FA71" w14:textId="77777777" w:rsidTr="00606CBC">
        <w:trPr>
          <w:trHeight w:val="576"/>
        </w:trPr>
        <w:tc>
          <w:tcPr>
            <w:tcW w:w="1167" w:type="dxa"/>
            <w:vMerge w:val="restart"/>
            <w:shd w:val="clear" w:color="auto" w:fill="F7C7AC"/>
            <w:vAlign w:val="center"/>
            <w:hideMark/>
          </w:tcPr>
          <w:p w14:paraId="5B376C4C" w14:textId="77777777" w:rsidR="00230549" w:rsidRPr="001D573F" w:rsidRDefault="00230549" w:rsidP="00AE423A">
            <w:pPr>
              <w:spacing w:after="0" w:line="240" w:lineRule="auto"/>
              <w:jc w:val="center"/>
              <w:rPr>
                <w:rFonts w:eastAsiaTheme="minorEastAsia"/>
                <w:b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>Virtual Product</w:t>
            </w:r>
          </w:p>
        </w:tc>
        <w:tc>
          <w:tcPr>
            <w:tcW w:w="3251" w:type="dxa"/>
            <w:vMerge w:val="restart"/>
            <w:shd w:val="clear" w:color="auto" w:fill="95B3D7"/>
            <w:vAlign w:val="center"/>
            <w:hideMark/>
          </w:tcPr>
          <w:p w14:paraId="78428236" w14:textId="77777777" w:rsidR="00230549" w:rsidRPr="001D573F" w:rsidRDefault="00230549" w:rsidP="00AE423A">
            <w:pPr>
              <w:spacing w:after="0" w:line="240" w:lineRule="auto"/>
              <w:rPr>
                <w:rFonts w:eastAsiaTheme="minorEastAsia"/>
                <w:b/>
                <w:color w:val="000000"/>
                <w:highlight w:val="cyan"/>
                <w:lang w:val="en-US" w:eastAsia="zh-TW"/>
              </w:rPr>
            </w:pPr>
            <w:proofErr w:type="spellStart"/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>eComm</w:t>
            </w:r>
            <w:proofErr w:type="spellEnd"/>
            <w:r w:rsidRPr="001D573F">
              <w:rPr>
                <w:rFonts w:eastAsiaTheme="minorEastAsia"/>
                <w:b/>
                <w:color w:val="000000" w:themeColor="text1"/>
                <w:highlight w:val="cyan"/>
                <w:lang w:val="en-US" w:eastAsia="zh-TW"/>
              </w:rPr>
              <w:t>: Delivery Status show in ODP by Product (Frontend)</w:t>
            </w:r>
          </w:p>
        </w:tc>
        <w:tc>
          <w:tcPr>
            <w:tcW w:w="2740" w:type="dxa"/>
            <w:vMerge w:val="restart"/>
            <w:shd w:val="clear" w:color="auto" w:fill="92D050"/>
            <w:vAlign w:val="center"/>
            <w:hideMark/>
          </w:tcPr>
          <w:p w14:paraId="2A8A5352" w14:textId="77777777" w:rsidR="00230549" w:rsidRPr="001D573F" w:rsidRDefault="00230549" w:rsidP="00AE423A">
            <w:pPr>
              <w:spacing w:after="0" w:line="240" w:lineRule="auto"/>
              <w:jc w:val="center"/>
              <w:rPr>
                <w:rFonts w:eastAsiaTheme="minorEastAsia"/>
                <w:b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b/>
                <w:highlight w:val="cyan"/>
                <w:lang w:val="en-US" w:eastAsia="zh-TW"/>
              </w:rPr>
              <w:t>SFCC: Shipping Status by batch (Backend)</w:t>
            </w:r>
          </w:p>
        </w:tc>
        <w:tc>
          <w:tcPr>
            <w:tcW w:w="2500" w:type="dxa"/>
            <w:vMerge w:val="restart"/>
            <w:shd w:val="clear" w:color="auto" w:fill="auto"/>
            <w:noWrap/>
            <w:vAlign w:val="center"/>
            <w:hideMark/>
          </w:tcPr>
          <w:p w14:paraId="17AB3474" w14:textId="77777777" w:rsidR="00230549" w:rsidRPr="001D573F" w:rsidRDefault="00230549" w:rsidP="00AE423A">
            <w:pPr>
              <w:spacing w:after="0" w:line="240" w:lineRule="auto"/>
              <w:jc w:val="center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Remarks</w:t>
            </w:r>
          </w:p>
        </w:tc>
      </w:tr>
      <w:tr w:rsidR="001F024D" w:rsidRPr="001D573F" w14:paraId="766ACA30" w14:textId="77777777" w:rsidTr="00606CBC">
        <w:trPr>
          <w:trHeight w:val="450"/>
        </w:trPr>
        <w:tc>
          <w:tcPr>
            <w:tcW w:w="1167" w:type="dxa"/>
            <w:vMerge/>
            <w:vAlign w:val="center"/>
            <w:hideMark/>
          </w:tcPr>
          <w:p w14:paraId="331F92A6" w14:textId="77777777" w:rsidR="00230549" w:rsidRPr="001D573F" w:rsidRDefault="00230549" w:rsidP="00AE423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1" w:type="dxa"/>
            <w:vMerge/>
            <w:vAlign w:val="center"/>
            <w:hideMark/>
          </w:tcPr>
          <w:p w14:paraId="5D49BCB9" w14:textId="77777777" w:rsidR="00230549" w:rsidRPr="001D573F" w:rsidRDefault="00230549" w:rsidP="00AE4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2740" w:type="dxa"/>
            <w:vMerge/>
            <w:vAlign w:val="center"/>
            <w:hideMark/>
          </w:tcPr>
          <w:p w14:paraId="70D9FDEA" w14:textId="77777777" w:rsidR="00230549" w:rsidRPr="001D573F" w:rsidRDefault="00230549" w:rsidP="00AE4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highlight w:val="cyan"/>
                <w:lang w:val="en-US" w:eastAsia="zh-TW"/>
              </w:rPr>
            </w:pPr>
          </w:p>
        </w:tc>
        <w:tc>
          <w:tcPr>
            <w:tcW w:w="2500" w:type="dxa"/>
            <w:vMerge/>
            <w:vAlign w:val="center"/>
            <w:hideMark/>
          </w:tcPr>
          <w:p w14:paraId="75EEEBBF" w14:textId="77777777" w:rsidR="00230549" w:rsidRPr="001D573F" w:rsidRDefault="00230549" w:rsidP="00AE423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highlight w:val="cyan"/>
                <w:lang w:val="en-US" w:eastAsia="zh-TW"/>
              </w:rPr>
            </w:pPr>
          </w:p>
        </w:tc>
      </w:tr>
      <w:tr w:rsidR="00A662D6" w:rsidRPr="001D573F" w14:paraId="7538F43C" w14:textId="77777777" w:rsidTr="00606CBC">
        <w:trPr>
          <w:trHeight w:val="300"/>
        </w:trPr>
        <w:tc>
          <w:tcPr>
            <w:tcW w:w="1167" w:type="dxa"/>
            <w:vMerge/>
            <w:vAlign w:val="center"/>
            <w:hideMark/>
          </w:tcPr>
          <w:p w14:paraId="79DB8B2B" w14:textId="77777777" w:rsidR="00230549" w:rsidRPr="001D573F" w:rsidRDefault="00230549" w:rsidP="00AE423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1" w:type="dxa"/>
            <w:shd w:val="clear" w:color="auto" w:fill="auto"/>
            <w:noWrap/>
            <w:vAlign w:val="center"/>
            <w:hideMark/>
          </w:tcPr>
          <w:p w14:paraId="7676FB03" w14:textId="066C46C4" w:rsidR="00230549" w:rsidRPr="001D573F" w:rsidRDefault="00DC5A55" w:rsidP="00AE423A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Order placed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訂單已建立</w:t>
            </w:r>
          </w:p>
        </w:tc>
        <w:tc>
          <w:tcPr>
            <w:tcW w:w="2740" w:type="dxa"/>
            <w:shd w:val="clear" w:color="auto" w:fill="auto"/>
            <w:noWrap/>
            <w:vAlign w:val="center"/>
            <w:hideMark/>
          </w:tcPr>
          <w:p w14:paraId="4D888ECF" w14:textId="77777777" w:rsidR="00230549" w:rsidRPr="001D573F" w:rsidRDefault="00230549" w:rsidP="00AE423A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highlight w:val="cyan"/>
                <w:lang w:val="en-US" w:eastAsia="zh-TW"/>
              </w:rPr>
              <w:t>not shipped</w:t>
            </w:r>
          </w:p>
        </w:tc>
        <w:tc>
          <w:tcPr>
            <w:tcW w:w="2500" w:type="dxa"/>
            <w:shd w:val="clear" w:color="auto" w:fill="auto"/>
            <w:noWrap/>
            <w:vAlign w:val="bottom"/>
            <w:hideMark/>
          </w:tcPr>
          <w:p w14:paraId="0ADB8A9F" w14:textId="77777777" w:rsidR="00230549" w:rsidRPr="001D573F" w:rsidRDefault="00230549" w:rsidP="00AE423A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</w:tr>
      <w:tr w:rsidR="00A662D6" w:rsidRPr="001D573F" w14:paraId="3BCC557D" w14:textId="77777777" w:rsidTr="00606CBC">
        <w:trPr>
          <w:trHeight w:val="300"/>
        </w:trPr>
        <w:tc>
          <w:tcPr>
            <w:tcW w:w="1167" w:type="dxa"/>
            <w:vMerge/>
            <w:vAlign w:val="center"/>
            <w:hideMark/>
          </w:tcPr>
          <w:p w14:paraId="24FE8F32" w14:textId="77777777" w:rsidR="00230549" w:rsidRPr="001D573F" w:rsidRDefault="00230549" w:rsidP="00AE423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highlight w:val="cyan"/>
                <w:lang w:val="en-US" w:eastAsia="zh-TW"/>
              </w:rPr>
            </w:pPr>
          </w:p>
        </w:tc>
        <w:tc>
          <w:tcPr>
            <w:tcW w:w="3251" w:type="dxa"/>
            <w:shd w:val="clear" w:color="auto" w:fill="auto"/>
            <w:noWrap/>
            <w:vAlign w:val="center"/>
            <w:hideMark/>
          </w:tcPr>
          <w:p w14:paraId="54C82C22" w14:textId="65F200FE" w:rsidR="00230549" w:rsidRPr="001D573F" w:rsidRDefault="00606CBC" w:rsidP="00AE423A">
            <w:pPr>
              <w:spacing w:after="0" w:line="240" w:lineRule="auto"/>
              <w:rPr>
                <w:rFonts w:eastAsiaTheme="minorEastAsia"/>
                <w:color w:val="FF0000"/>
                <w:highlight w:val="cyan"/>
                <w:lang w:val="en-US" w:eastAsia="zh-TW"/>
              </w:rPr>
            </w:pP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E-</w:t>
            </w:r>
            <w:r w:rsidRPr="001D573F">
              <w:rPr>
                <w:rFonts w:eastAsiaTheme="minorEastAsia"/>
                <w:color w:val="FF0000"/>
                <w:highlight w:val="cyan"/>
                <w:lang w:val="en-US" w:eastAsia="zh-TW"/>
              </w:rPr>
              <w:t>redemption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 xml:space="preserve"> letter issued / </w:t>
            </w:r>
            <w:r w:rsidRPr="001D573F">
              <w:rPr>
                <w:rFonts w:eastAsiaTheme="minorEastAsia" w:hint="eastAsia"/>
                <w:color w:val="FF0000"/>
                <w:highlight w:val="cyan"/>
                <w:lang w:val="en-US" w:eastAsia="zh-TW"/>
              </w:rPr>
              <w:t>電子換領信已發出</w:t>
            </w:r>
          </w:p>
        </w:tc>
        <w:tc>
          <w:tcPr>
            <w:tcW w:w="2740" w:type="dxa"/>
            <w:shd w:val="clear" w:color="auto" w:fill="auto"/>
            <w:vAlign w:val="center"/>
            <w:hideMark/>
          </w:tcPr>
          <w:p w14:paraId="1E51EC52" w14:textId="77777777" w:rsidR="00230549" w:rsidRPr="001D573F" w:rsidRDefault="00230549" w:rsidP="00AE423A">
            <w:pPr>
              <w:spacing w:after="0" w:line="240" w:lineRule="auto"/>
              <w:rPr>
                <w:rFonts w:eastAsiaTheme="minorEastAsia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highlight w:val="cyan"/>
                <w:lang w:val="en-US" w:eastAsia="zh-TW"/>
              </w:rPr>
              <w:t>shipped</w:t>
            </w:r>
          </w:p>
        </w:tc>
        <w:tc>
          <w:tcPr>
            <w:tcW w:w="2500" w:type="dxa"/>
            <w:shd w:val="clear" w:color="auto" w:fill="auto"/>
            <w:noWrap/>
            <w:vAlign w:val="bottom"/>
            <w:hideMark/>
          </w:tcPr>
          <w:p w14:paraId="47E3C2B5" w14:textId="77777777" w:rsidR="00230549" w:rsidRPr="001D573F" w:rsidRDefault="00230549" w:rsidP="00AE423A">
            <w:pPr>
              <w:spacing w:after="0" w:line="240" w:lineRule="auto"/>
              <w:rPr>
                <w:rFonts w:eastAsiaTheme="minorEastAsia"/>
                <w:color w:val="000000"/>
                <w:highlight w:val="cyan"/>
                <w:lang w:val="en-US" w:eastAsia="zh-TW"/>
              </w:rPr>
            </w:pPr>
            <w:r w:rsidRPr="001D573F">
              <w:rPr>
                <w:rFonts w:eastAsiaTheme="minorEastAsia"/>
                <w:color w:val="000000" w:themeColor="text1"/>
                <w:highlight w:val="cyan"/>
                <w:lang w:val="en-US" w:eastAsia="zh-TW"/>
              </w:rPr>
              <w:t> </w:t>
            </w:r>
          </w:p>
        </w:tc>
      </w:tr>
    </w:tbl>
    <w:p w14:paraId="1E33147C" w14:textId="3724F228" w:rsidR="00E35196" w:rsidRPr="001D573F" w:rsidRDefault="003B1956" w:rsidP="004B17EA">
      <w:pPr>
        <w:pStyle w:val="ListParagraph"/>
        <w:numPr>
          <w:ilvl w:val="1"/>
          <w:numId w:val="13"/>
        </w:numPr>
        <w:rPr>
          <w:rFonts w:eastAsiaTheme="minorEastAsia"/>
          <w:color w:val="FF0000"/>
          <w:highlight w:val="cyan"/>
          <w:lang w:val="en-US" w:eastAsia="zh-TW"/>
        </w:rPr>
      </w:pPr>
      <w:r w:rsidRPr="001D573F">
        <w:rPr>
          <w:rFonts w:eastAsiaTheme="minorEastAsia"/>
          <w:color w:val="FF0000"/>
          <w:highlight w:val="cyan"/>
          <w:lang w:val="en-US" w:eastAsia="zh-TW"/>
        </w:rPr>
        <w:t>Special Product (Per merchant)</w:t>
      </w:r>
      <w:r w:rsidRPr="001D573F">
        <w:rPr>
          <w:highlight w:val="cyan"/>
        </w:rPr>
        <w:br/>
      </w:r>
      <w:r w:rsidR="00E35196" w:rsidRPr="001D573F">
        <w:rPr>
          <w:rFonts w:eastAsiaTheme="minorEastAsia"/>
          <w:color w:val="FF0000"/>
          <w:highlight w:val="cyan"/>
          <w:lang w:val="en-US" w:eastAsia="zh-TW"/>
        </w:rPr>
        <w:t>SFCC breaks down shipments of Special Products (Product Type=Special) based on the following criteria:</w:t>
      </w:r>
    </w:p>
    <w:p w14:paraId="28A58E66" w14:textId="4F4A2AC7" w:rsidR="00E35196" w:rsidRPr="001D573F" w:rsidRDefault="00E35196" w:rsidP="4C7F8BD3">
      <w:pPr>
        <w:pStyle w:val="ListParagraph"/>
        <w:ind w:left="2160"/>
        <w:rPr>
          <w:rFonts w:eastAsiaTheme="minorEastAsia"/>
          <w:color w:val="FF0000"/>
          <w:highlight w:val="cyan"/>
          <w:lang w:val="en-US" w:eastAsia="zh-TW"/>
        </w:rPr>
      </w:pPr>
      <w:r w:rsidRPr="001D573F">
        <w:rPr>
          <w:rFonts w:eastAsiaTheme="minorEastAsia"/>
          <w:color w:val="FF0000"/>
          <w:highlight w:val="cyan"/>
          <w:lang w:val="en-US" w:eastAsia="zh-TW"/>
        </w:rPr>
        <w:t>1. Product Type=Special</w:t>
      </w:r>
    </w:p>
    <w:p w14:paraId="72549F1E" w14:textId="1A5C82BE" w:rsidR="00E35196" w:rsidRPr="001D573F" w:rsidRDefault="00E35196" w:rsidP="4C7F8BD3">
      <w:pPr>
        <w:pStyle w:val="ListParagraph"/>
        <w:ind w:left="2160"/>
        <w:rPr>
          <w:rFonts w:eastAsiaTheme="minorEastAsia"/>
          <w:color w:val="FF0000"/>
          <w:highlight w:val="cyan"/>
          <w:lang w:val="en-US" w:eastAsia="zh-TW"/>
        </w:rPr>
      </w:pPr>
      <w:r w:rsidRPr="001D573F">
        <w:rPr>
          <w:rFonts w:eastAsiaTheme="minorEastAsia"/>
          <w:color w:val="FF0000"/>
          <w:highlight w:val="cyan"/>
          <w:lang w:val="en-US" w:eastAsia="zh-TW"/>
        </w:rPr>
        <w:t xml:space="preserve">2. Merchant (For detailed logic, please refer to "Backend: Order Module-3.Special Product") </w:t>
      </w:r>
    </w:p>
    <w:p w14:paraId="172A7D5A" w14:textId="00DC44AC" w:rsidR="00E35196" w:rsidRPr="00C3753D" w:rsidRDefault="00E35196" w:rsidP="4C7F8BD3">
      <w:pPr>
        <w:pStyle w:val="ListParagraph"/>
        <w:ind w:left="2160"/>
        <w:rPr>
          <w:rFonts w:eastAsiaTheme="minorEastAsia"/>
          <w:color w:val="FF0000"/>
          <w:lang w:val="en-US" w:eastAsia="zh-TW"/>
        </w:rPr>
      </w:pPr>
      <w:r w:rsidRPr="001D573F">
        <w:rPr>
          <w:rFonts w:eastAsiaTheme="minorEastAsia"/>
          <w:color w:val="FF0000"/>
          <w:highlight w:val="cyan"/>
          <w:lang w:val="en-US" w:eastAsia="zh-TW"/>
        </w:rPr>
        <w:t>Once the user manually updates the delivery status at the SKU level, SFCC will display the eCommerce delivery status of that SKU as "Delivery Completed".</w:t>
      </w:r>
    </w:p>
    <w:tbl>
      <w:tblPr>
        <w:tblW w:w="11737" w:type="dxa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3"/>
        <w:gridCol w:w="3323"/>
        <w:gridCol w:w="2804"/>
        <w:gridCol w:w="2539"/>
        <w:gridCol w:w="1878"/>
      </w:tblGrid>
      <w:tr w:rsidR="00DA34FF" w:rsidRPr="00E54F2C" w14:paraId="04A0EB0B" w14:textId="77777777" w:rsidTr="001120CC">
        <w:trPr>
          <w:trHeight w:val="450"/>
        </w:trPr>
        <w:tc>
          <w:tcPr>
            <w:tcW w:w="1193" w:type="dxa"/>
            <w:vMerge w:val="restart"/>
            <w:shd w:val="clear" w:color="auto" w:fill="F2CEEF"/>
            <w:vAlign w:val="center"/>
            <w:hideMark/>
          </w:tcPr>
          <w:p w14:paraId="7F7C728B" w14:textId="77777777" w:rsidR="00230549" w:rsidRPr="00E54F2C" w:rsidRDefault="00230549" w:rsidP="00E54F2C">
            <w:pPr>
              <w:spacing w:after="0" w:line="240" w:lineRule="auto"/>
              <w:jc w:val="center"/>
              <w:rPr>
                <w:rFonts w:eastAsiaTheme="minorEastAsia"/>
                <w:b/>
                <w:color w:val="000000"/>
                <w:lang w:val="en-US" w:eastAsia="zh-TW"/>
              </w:rPr>
            </w:pPr>
            <w:r w:rsidRPr="00E54F2C">
              <w:rPr>
                <w:rFonts w:eastAsiaTheme="minorEastAsia"/>
                <w:b/>
                <w:color w:val="000000" w:themeColor="text1"/>
                <w:lang w:val="en-US" w:eastAsia="zh-TW"/>
              </w:rPr>
              <w:t>Special Product</w:t>
            </w:r>
            <w:r w:rsidRPr="00E54F2C">
              <w:br/>
            </w:r>
            <w:r w:rsidRPr="00E54F2C">
              <w:rPr>
                <w:rFonts w:eastAsiaTheme="minorEastAsia"/>
                <w:b/>
                <w:color w:val="000000" w:themeColor="text1"/>
                <w:lang w:val="en-US" w:eastAsia="zh-TW"/>
              </w:rPr>
              <w:t>(Per merchant)</w:t>
            </w:r>
          </w:p>
        </w:tc>
        <w:tc>
          <w:tcPr>
            <w:tcW w:w="3323" w:type="dxa"/>
            <w:vMerge w:val="restart"/>
            <w:shd w:val="clear" w:color="auto" w:fill="95B3D7"/>
            <w:vAlign w:val="center"/>
            <w:hideMark/>
          </w:tcPr>
          <w:p w14:paraId="64433EB2" w14:textId="77777777" w:rsidR="00230549" w:rsidRPr="00E54F2C" w:rsidRDefault="00230549" w:rsidP="00E54F2C">
            <w:pPr>
              <w:spacing w:after="0" w:line="240" w:lineRule="auto"/>
              <w:rPr>
                <w:rFonts w:eastAsiaTheme="minorEastAsia"/>
                <w:b/>
                <w:color w:val="000000"/>
                <w:lang w:val="en-US" w:eastAsia="zh-TW"/>
              </w:rPr>
            </w:pPr>
            <w:proofErr w:type="spellStart"/>
            <w:r w:rsidRPr="00E54F2C">
              <w:rPr>
                <w:rFonts w:eastAsiaTheme="minorEastAsia"/>
                <w:b/>
                <w:color w:val="000000" w:themeColor="text1"/>
                <w:lang w:val="en-US" w:eastAsia="zh-TW"/>
              </w:rPr>
              <w:t>eComm</w:t>
            </w:r>
            <w:proofErr w:type="spellEnd"/>
            <w:r w:rsidRPr="00E54F2C">
              <w:rPr>
                <w:rFonts w:eastAsiaTheme="minorEastAsia"/>
                <w:b/>
                <w:color w:val="000000" w:themeColor="text1"/>
                <w:lang w:val="en-US" w:eastAsia="zh-TW"/>
              </w:rPr>
              <w:t>: Delivery Status show in ODP by Product (Frontend)</w:t>
            </w:r>
          </w:p>
        </w:tc>
        <w:tc>
          <w:tcPr>
            <w:tcW w:w="2804" w:type="dxa"/>
            <w:vMerge w:val="restart"/>
            <w:shd w:val="clear" w:color="auto" w:fill="F7C7AC"/>
            <w:vAlign w:val="center"/>
            <w:hideMark/>
          </w:tcPr>
          <w:p w14:paraId="02C92AC7" w14:textId="77777777" w:rsidR="00230549" w:rsidRPr="00E54F2C" w:rsidRDefault="00230549" w:rsidP="00E54F2C">
            <w:pPr>
              <w:spacing w:after="0" w:line="240" w:lineRule="auto"/>
              <w:jc w:val="center"/>
              <w:rPr>
                <w:rFonts w:eastAsiaTheme="minorEastAsia"/>
                <w:b/>
                <w:color w:val="000000"/>
                <w:lang w:val="en-US" w:eastAsia="zh-TW"/>
              </w:rPr>
            </w:pPr>
            <w:r w:rsidRPr="00E54F2C">
              <w:rPr>
                <w:rFonts w:eastAsiaTheme="minorEastAsia"/>
                <w:b/>
                <w:color w:val="000000" w:themeColor="text1"/>
                <w:lang w:val="en-US" w:eastAsia="zh-TW"/>
              </w:rPr>
              <w:t>Status Update by Product (Import Report)</w:t>
            </w:r>
          </w:p>
        </w:tc>
        <w:tc>
          <w:tcPr>
            <w:tcW w:w="2539" w:type="dxa"/>
            <w:vMerge w:val="restart"/>
            <w:shd w:val="clear" w:color="auto" w:fill="92D050"/>
            <w:vAlign w:val="center"/>
            <w:hideMark/>
          </w:tcPr>
          <w:p w14:paraId="7A7ACE49" w14:textId="77777777" w:rsidR="00230549" w:rsidRPr="00E54F2C" w:rsidRDefault="00230549" w:rsidP="00E54F2C">
            <w:pPr>
              <w:spacing w:after="0" w:line="240" w:lineRule="auto"/>
              <w:rPr>
                <w:rFonts w:eastAsiaTheme="minorEastAsia"/>
                <w:b/>
                <w:lang w:val="en-US" w:eastAsia="zh-TW"/>
              </w:rPr>
            </w:pPr>
            <w:r w:rsidRPr="00E54F2C">
              <w:rPr>
                <w:rFonts w:eastAsiaTheme="minorEastAsia"/>
                <w:b/>
                <w:lang w:val="en-US" w:eastAsia="zh-TW"/>
              </w:rPr>
              <w:t>SFCC: Shipping Status by batch (Backend)</w:t>
            </w:r>
          </w:p>
        </w:tc>
        <w:tc>
          <w:tcPr>
            <w:tcW w:w="1878" w:type="dxa"/>
            <w:vMerge w:val="restart"/>
            <w:shd w:val="clear" w:color="auto" w:fill="auto"/>
            <w:noWrap/>
            <w:vAlign w:val="center"/>
            <w:hideMark/>
          </w:tcPr>
          <w:p w14:paraId="5448B6FD" w14:textId="77777777" w:rsidR="00230549" w:rsidRPr="00E54F2C" w:rsidRDefault="00230549" w:rsidP="00E54F2C">
            <w:pPr>
              <w:spacing w:after="0" w:line="240" w:lineRule="auto"/>
              <w:rPr>
                <w:rFonts w:eastAsiaTheme="minorEastAsia"/>
                <w:color w:val="000000"/>
                <w:lang w:val="en-US" w:eastAsia="zh-TW"/>
              </w:rPr>
            </w:pPr>
            <w:r w:rsidRPr="00E54F2C">
              <w:rPr>
                <w:rFonts w:eastAsiaTheme="minorEastAsia"/>
                <w:color w:val="000000" w:themeColor="text1"/>
                <w:lang w:val="en-US" w:eastAsia="zh-TW"/>
              </w:rPr>
              <w:t>Remarks</w:t>
            </w:r>
          </w:p>
        </w:tc>
      </w:tr>
      <w:tr w:rsidR="001F024D" w:rsidRPr="00E54F2C" w14:paraId="5C6A745C" w14:textId="77777777" w:rsidTr="001120CC">
        <w:trPr>
          <w:trHeight w:val="450"/>
        </w:trPr>
        <w:tc>
          <w:tcPr>
            <w:tcW w:w="1193" w:type="dxa"/>
            <w:vMerge/>
            <w:vAlign w:val="center"/>
            <w:hideMark/>
          </w:tcPr>
          <w:p w14:paraId="2C65C463" w14:textId="77777777" w:rsidR="00230549" w:rsidRPr="00E54F2C" w:rsidRDefault="00230549" w:rsidP="00E54F2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US" w:eastAsia="zh-TW"/>
              </w:rPr>
            </w:pPr>
          </w:p>
        </w:tc>
        <w:tc>
          <w:tcPr>
            <w:tcW w:w="3323" w:type="dxa"/>
            <w:vMerge/>
            <w:vAlign w:val="center"/>
            <w:hideMark/>
          </w:tcPr>
          <w:p w14:paraId="572BD711" w14:textId="77777777" w:rsidR="00230549" w:rsidRPr="00E54F2C" w:rsidRDefault="00230549" w:rsidP="00E54F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zh-TW"/>
              </w:rPr>
            </w:pPr>
          </w:p>
        </w:tc>
        <w:tc>
          <w:tcPr>
            <w:tcW w:w="2804" w:type="dxa"/>
            <w:vMerge/>
            <w:vAlign w:val="center"/>
            <w:hideMark/>
          </w:tcPr>
          <w:p w14:paraId="47E67D7E" w14:textId="77777777" w:rsidR="00230549" w:rsidRPr="00E54F2C" w:rsidRDefault="00230549" w:rsidP="00E54F2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US" w:eastAsia="zh-TW"/>
              </w:rPr>
            </w:pPr>
          </w:p>
        </w:tc>
        <w:tc>
          <w:tcPr>
            <w:tcW w:w="2539" w:type="dxa"/>
            <w:vMerge/>
            <w:vAlign w:val="center"/>
            <w:hideMark/>
          </w:tcPr>
          <w:p w14:paraId="70692E33" w14:textId="77777777" w:rsidR="00230549" w:rsidRPr="00E54F2C" w:rsidRDefault="00230549" w:rsidP="00E54F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val="en-US" w:eastAsia="zh-TW"/>
              </w:rPr>
            </w:pPr>
          </w:p>
        </w:tc>
        <w:tc>
          <w:tcPr>
            <w:tcW w:w="1878" w:type="dxa"/>
            <w:vMerge/>
            <w:vAlign w:val="center"/>
            <w:hideMark/>
          </w:tcPr>
          <w:p w14:paraId="0E1E5C28" w14:textId="77777777" w:rsidR="00230549" w:rsidRPr="00E54F2C" w:rsidRDefault="00230549" w:rsidP="00E54F2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US" w:eastAsia="zh-TW"/>
              </w:rPr>
            </w:pPr>
          </w:p>
        </w:tc>
      </w:tr>
      <w:tr w:rsidR="00A662D6" w:rsidRPr="00E54F2C" w14:paraId="0822A29E" w14:textId="77777777" w:rsidTr="001120CC">
        <w:trPr>
          <w:trHeight w:val="69"/>
        </w:trPr>
        <w:tc>
          <w:tcPr>
            <w:tcW w:w="1193" w:type="dxa"/>
            <w:vMerge/>
            <w:vAlign w:val="center"/>
            <w:hideMark/>
          </w:tcPr>
          <w:p w14:paraId="7AFEE0E2" w14:textId="77777777" w:rsidR="00230549" w:rsidRPr="00E54F2C" w:rsidRDefault="00230549" w:rsidP="00E54F2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US" w:eastAsia="zh-TW"/>
              </w:rPr>
            </w:pPr>
          </w:p>
        </w:tc>
        <w:tc>
          <w:tcPr>
            <w:tcW w:w="3323" w:type="dxa"/>
            <w:shd w:val="clear" w:color="auto" w:fill="auto"/>
            <w:noWrap/>
            <w:vAlign w:val="center"/>
            <w:hideMark/>
          </w:tcPr>
          <w:p w14:paraId="1F063AC9" w14:textId="3BD67640" w:rsidR="00230549" w:rsidRPr="001120CC" w:rsidRDefault="00727981" w:rsidP="00E54F2C">
            <w:pPr>
              <w:spacing w:after="0" w:line="240" w:lineRule="auto"/>
              <w:rPr>
                <w:rFonts w:eastAsiaTheme="minorEastAsia"/>
                <w:color w:val="FF0000"/>
                <w:lang w:val="en-US" w:eastAsia="zh-TW"/>
              </w:rPr>
            </w:pPr>
            <w:r w:rsidRPr="001120CC">
              <w:rPr>
                <w:rFonts w:eastAsiaTheme="minorEastAsia" w:hint="eastAsia"/>
                <w:color w:val="FF0000"/>
                <w:lang w:val="en-US" w:eastAsia="zh-TW"/>
              </w:rPr>
              <w:t xml:space="preserve">Order placed / </w:t>
            </w:r>
            <w:r w:rsidRPr="001120CC">
              <w:rPr>
                <w:rFonts w:eastAsiaTheme="minorEastAsia" w:hint="eastAsia"/>
                <w:color w:val="FF0000"/>
                <w:lang w:val="en-US" w:eastAsia="zh-TW"/>
              </w:rPr>
              <w:t>訂單已建立</w:t>
            </w:r>
          </w:p>
        </w:tc>
        <w:tc>
          <w:tcPr>
            <w:tcW w:w="2804" w:type="dxa"/>
            <w:shd w:val="clear" w:color="auto" w:fill="auto"/>
            <w:noWrap/>
            <w:vAlign w:val="center"/>
            <w:hideMark/>
          </w:tcPr>
          <w:p w14:paraId="4D09EE16" w14:textId="77777777" w:rsidR="00230549" w:rsidRPr="00E54F2C" w:rsidRDefault="00230549" w:rsidP="00E54F2C">
            <w:pPr>
              <w:spacing w:after="0" w:line="240" w:lineRule="auto"/>
              <w:rPr>
                <w:rFonts w:eastAsiaTheme="minorEastAsia"/>
                <w:lang w:val="en-US" w:eastAsia="zh-TW"/>
              </w:rPr>
            </w:pPr>
            <w:r w:rsidRPr="00E54F2C">
              <w:rPr>
                <w:rFonts w:eastAsiaTheme="minorEastAsia"/>
                <w:lang w:val="en-US" w:eastAsia="zh-TW"/>
              </w:rPr>
              <w:t>not shipped</w:t>
            </w:r>
          </w:p>
        </w:tc>
        <w:tc>
          <w:tcPr>
            <w:tcW w:w="2539" w:type="dxa"/>
            <w:shd w:val="clear" w:color="auto" w:fill="auto"/>
            <w:noWrap/>
            <w:vAlign w:val="center"/>
            <w:hideMark/>
          </w:tcPr>
          <w:p w14:paraId="10FF9D42" w14:textId="77777777" w:rsidR="00230549" w:rsidRPr="00E54F2C" w:rsidRDefault="00230549" w:rsidP="00E54F2C">
            <w:pPr>
              <w:spacing w:after="0" w:line="240" w:lineRule="auto"/>
              <w:rPr>
                <w:rFonts w:eastAsiaTheme="minorEastAsia"/>
                <w:lang w:val="en-US" w:eastAsia="zh-TW"/>
              </w:rPr>
            </w:pPr>
            <w:r w:rsidRPr="00E54F2C">
              <w:rPr>
                <w:rFonts w:eastAsiaTheme="minorEastAsia"/>
                <w:lang w:val="en-US" w:eastAsia="zh-TW"/>
              </w:rPr>
              <w:t>not shipped</w:t>
            </w:r>
          </w:p>
        </w:tc>
        <w:tc>
          <w:tcPr>
            <w:tcW w:w="1878" w:type="dxa"/>
            <w:shd w:val="clear" w:color="auto" w:fill="auto"/>
            <w:noWrap/>
            <w:vAlign w:val="bottom"/>
            <w:hideMark/>
          </w:tcPr>
          <w:p w14:paraId="3940A998" w14:textId="77777777" w:rsidR="00230549" w:rsidRPr="00E54F2C" w:rsidRDefault="00230549" w:rsidP="00E54F2C">
            <w:pPr>
              <w:spacing w:after="0" w:line="240" w:lineRule="auto"/>
              <w:rPr>
                <w:rFonts w:eastAsiaTheme="minorEastAsia"/>
                <w:color w:val="000000"/>
                <w:lang w:val="en-US" w:eastAsia="zh-TW"/>
              </w:rPr>
            </w:pPr>
            <w:r w:rsidRPr="00E54F2C">
              <w:rPr>
                <w:rFonts w:eastAsiaTheme="minorEastAsia"/>
                <w:color w:val="000000" w:themeColor="text1"/>
                <w:lang w:val="en-US" w:eastAsia="zh-TW"/>
              </w:rPr>
              <w:t> </w:t>
            </w:r>
          </w:p>
        </w:tc>
      </w:tr>
      <w:tr w:rsidR="00A662D6" w:rsidRPr="00E54F2C" w14:paraId="49215266" w14:textId="77777777" w:rsidTr="001120CC">
        <w:trPr>
          <w:trHeight w:val="471"/>
        </w:trPr>
        <w:tc>
          <w:tcPr>
            <w:tcW w:w="1193" w:type="dxa"/>
            <w:vMerge/>
            <w:vAlign w:val="center"/>
            <w:hideMark/>
          </w:tcPr>
          <w:p w14:paraId="33C5369B" w14:textId="77777777" w:rsidR="00230549" w:rsidRPr="00E54F2C" w:rsidRDefault="00230549" w:rsidP="00E54F2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n-US" w:eastAsia="zh-TW"/>
              </w:rPr>
            </w:pPr>
          </w:p>
        </w:tc>
        <w:tc>
          <w:tcPr>
            <w:tcW w:w="3323" w:type="dxa"/>
            <w:shd w:val="clear" w:color="auto" w:fill="auto"/>
            <w:noWrap/>
            <w:vAlign w:val="center"/>
            <w:hideMark/>
          </w:tcPr>
          <w:p w14:paraId="2FCCA7EC" w14:textId="1A082AEE" w:rsidR="00230549" w:rsidRPr="001120CC" w:rsidRDefault="001120CC" w:rsidP="00E54F2C">
            <w:pPr>
              <w:spacing w:after="0" w:line="240" w:lineRule="auto"/>
              <w:rPr>
                <w:rFonts w:eastAsiaTheme="minorEastAsia"/>
                <w:color w:val="FF0000"/>
                <w:lang w:val="en-US" w:eastAsia="zh-TW"/>
              </w:rPr>
            </w:pPr>
            <w:r w:rsidRPr="001120CC">
              <w:rPr>
                <w:rFonts w:eastAsiaTheme="minorEastAsia" w:hint="eastAsia"/>
                <w:color w:val="FF0000"/>
                <w:lang w:val="en-US" w:eastAsia="zh-TW"/>
              </w:rPr>
              <w:t xml:space="preserve">Order completed / </w:t>
            </w:r>
            <w:r w:rsidRPr="001120CC">
              <w:rPr>
                <w:rFonts w:eastAsiaTheme="minorEastAsia" w:hint="eastAsia"/>
                <w:color w:val="FF0000"/>
                <w:lang w:val="en-US" w:eastAsia="zh-TW"/>
              </w:rPr>
              <w:t>訂單已完成</w:t>
            </w:r>
          </w:p>
        </w:tc>
        <w:tc>
          <w:tcPr>
            <w:tcW w:w="2804" w:type="dxa"/>
            <w:shd w:val="clear" w:color="auto" w:fill="auto"/>
            <w:vAlign w:val="center"/>
            <w:hideMark/>
          </w:tcPr>
          <w:p w14:paraId="5952CF21" w14:textId="77777777" w:rsidR="00230549" w:rsidRPr="00E54F2C" w:rsidRDefault="00230549" w:rsidP="00E54F2C">
            <w:pPr>
              <w:spacing w:after="0" w:line="240" w:lineRule="auto"/>
              <w:rPr>
                <w:rFonts w:eastAsiaTheme="minorEastAsia"/>
                <w:lang w:val="en-US" w:eastAsia="zh-TW"/>
              </w:rPr>
            </w:pPr>
            <w:r w:rsidRPr="00E54F2C">
              <w:rPr>
                <w:rFonts w:eastAsiaTheme="minorEastAsia"/>
                <w:lang w:val="en-US" w:eastAsia="zh-TW"/>
              </w:rPr>
              <w:t>shipped</w:t>
            </w:r>
          </w:p>
        </w:tc>
        <w:tc>
          <w:tcPr>
            <w:tcW w:w="2539" w:type="dxa"/>
            <w:shd w:val="clear" w:color="auto" w:fill="auto"/>
            <w:vAlign w:val="center"/>
            <w:hideMark/>
          </w:tcPr>
          <w:p w14:paraId="58E104A2" w14:textId="77777777" w:rsidR="00230549" w:rsidRPr="00E54F2C" w:rsidRDefault="00230549" w:rsidP="00E54F2C">
            <w:pPr>
              <w:spacing w:after="0" w:line="240" w:lineRule="auto"/>
              <w:rPr>
                <w:rFonts w:eastAsiaTheme="minorEastAsia"/>
                <w:lang w:val="en-US" w:eastAsia="zh-TW"/>
              </w:rPr>
            </w:pPr>
            <w:r w:rsidRPr="00E54F2C">
              <w:rPr>
                <w:rFonts w:eastAsiaTheme="minorEastAsia"/>
                <w:lang w:val="en-US" w:eastAsia="zh-TW"/>
              </w:rPr>
              <w:t>shipped</w:t>
            </w:r>
          </w:p>
        </w:tc>
        <w:tc>
          <w:tcPr>
            <w:tcW w:w="1878" w:type="dxa"/>
            <w:shd w:val="clear" w:color="auto" w:fill="auto"/>
            <w:vAlign w:val="bottom"/>
            <w:hideMark/>
          </w:tcPr>
          <w:p w14:paraId="4B7BA2B4" w14:textId="683A5987" w:rsidR="00230549" w:rsidRPr="00E54F2C" w:rsidRDefault="00230549" w:rsidP="00E54F2C">
            <w:pPr>
              <w:spacing w:after="0" w:line="240" w:lineRule="auto"/>
              <w:rPr>
                <w:rFonts w:eastAsiaTheme="minorEastAsia"/>
                <w:color w:val="000000"/>
                <w:lang w:val="en-US" w:eastAsia="zh-TW"/>
              </w:rPr>
            </w:pPr>
          </w:p>
        </w:tc>
      </w:tr>
    </w:tbl>
    <w:p w14:paraId="238FC584" w14:textId="7BFF8FC3" w:rsidR="00E54F2C" w:rsidRPr="00024ADE" w:rsidRDefault="00E54F2C" w:rsidP="00E35196">
      <w:pPr>
        <w:pStyle w:val="ListParagraph"/>
        <w:ind w:left="2520"/>
        <w:rPr>
          <w:rFonts w:eastAsiaTheme="minorEastAsia"/>
          <w:color w:val="ED7D31" w:themeColor="accent2"/>
          <w:lang w:val="en-US" w:eastAsia="zh-TW"/>
        </w:rPr>
      </w:pPr>
    </w:p>
    <w:p w14:paraId="4017B6AF" w14:textId="6F1F864F" w:rsidR="671E85CA" w:rsidRPr="00C3753D" w:rsidRDefault="1E8D6612" w:rsidP="004B17EA">
      <w:pPr>
        <w:pStyle w:val="ListParagraph"/>
        <w:numPr>
          <w:ilvl w:val="0"/>
          <w:numId w:val="13"/>
        </w:numPr>
        <w:rPr>
          <w:rFonts w:eastAsiaTheme="minorEastAsia"/>
          <w:strike/>
          <w:color w:val="FF0000"/>
          <w:lang w:eastAsia="zh-TW"/>
        </w:rPr>
      </w:pPr>
      <w:r w:rsidRPr="399608F0">
        <w:rPr>
          <w:rFonts w:eastAsiaTheme="minorEastAsia"/>
          <w:strike/>
          <w:color w:val="FF0000"/>
        </w:rPr>
        <w:t>Delivery Fee Summary</w:t>
      </w:r>
      <w:r w:rsidR="2C9A468D" w:rsidRPr="399608F0">
        <w:rPr>
          <w:rFonts w:eastAsiaTheme="minorEastAsia"/>
          <w:strike/>
          <w:color w:val="FF0000"/>
        </w:rPr>
        <w:t xml:space="preserve"> </w:t>
      </w:r>
      <w:r w:rsidR="1FE7D59F" w:rsidRPr="399608F0">
        <w:rPr>
          <w:rFonts w:eastAsiaTheme="minorEastAsia"/>
          <w:strike/>
          <w:color w:val="FF0000"/>
          <w:highlight w:val="yellow"/>
        </w:rPr>
        <w:t xml:space="preserve">(Phase 2 </w:t>
      </w:r>
      <w:r w:rsidR="1FE7D59F" w:rsidRPr="399608F0">
        <w:rPr>
          <w:rFonts w:ascii="Calibri" w:eastAsiaTheme="minorEastAsia" w:hAnsi="Calibri" w:cs="Calibri"/>
          <w:strike/>
          <w:color w:val="FF0000"/>
          <w:highlight w:val="yellow"/>
          <w:lang w:val="en-HK" w:eastAsia="zh-TW"/>
        </w:rPr>
        <w:t>Aug 2024</w:t>
      </w:r>
      <w:r w:rsidR="1FE7D59F" w:rsidRPr="399608F0">
        <w:rPr>
          <w:rFonts w:eastAsiaTheme="minorEastAsia"/>
          <w:strike/>
          <w:color w:val="FF0000"/>
          <w:highlight w:val="yellow"/>
        </w:rPr>
        <w:t>)</w:t>
      </w:r>
    </w:p>
    <w:p w14:paraId="338C4F86" w14:textId="5B9AE207" w:rsidR="671E85CA" w:rsidRPr="00C3753D" w:rsidRDefault="2D704B4D" w:rsidP="004B17EA">
      <w:pPr>
        <w:pStyle w:val="ListParagraph"/>
        <w:numPr>
          <w:ilvl w:val="1"/>
          <w:numId w:val="13"/>
        </w:numPr>
        <w:rPr>
          <w:rFonts w:ascii="Calibri" w:eastAsia="Calibri" w:hAnsi="Calibri" w:cs="Calibri"/>
          <w:strike/>
          <w:color w:val="FF0000"/>
        </w:rPr>
      </w:pPr>
      <w:r w:rsidRPr="399608F0">
        <w:rPr>
          <w:rFonts w:ascii="Calibri" w:eastAsia="Calibri" w:hAnsi="Calibri" w:cs="Calibri"/>
          <w:strike/>
          <w:color w:val="FF0000"/>
        </w:rPr>
        <w:t xml:space="preserve">Break down delivery fee </w:t>
      </w:r>
      <w:r w:rsidR="64A13032" w:rsidRPr="399608F0">
        <w:rPr>
          <w:rFonts w:ascii="Calibri" w:eastAsia="Calibri" w:hAnsi="Calibri" w:cs="Calibri"/>
          <w:strike/>
          <w:color w:val="FF0000"/>
        </w:rPr>
        <w:t xml:space="preserve">of </w:t>
      </w:r>
      <w:r w:rsidRPr="399608F0">
        <w:rPr>
          <w:rFonts w:ascii="Calibri" w:eastAsia="Calibri" w:hAnsi="Calibri" w:cs="Calibri"/>
          <w:strike/>
          <w:color w:val="FF0000"/>
          <w:u w:val="single"/>
        </w:rPr>
        <w:t>charged</w:t>
      </w:r>
      <w:r w:rsidRPr="399608F0">
        <w:rPr>
          <w:rFonts w:ascii="Calibri" w:eastAsia="Calibri" w:hAnsi="Calibri" w:cs="Calibri"/>
          <w:strike/>
          <w:color w:val="FF0000"/>
        </w:rPr>
        <w:t xml:space="preserve"> delivery type</w:t>
      </w:r>
      <w:r w:rsidR="53326C1F" w:rsidRPr="399608F0">
        <w:rPr>
          <w:rFonts w:ascii="Calibri" w:eastAsia="Calibri" w:hAnsi="Calibri" w:cs="Calibri"/>
          <w:strike/>
          <w:color w:val="FF0000"/>
        </w:rPr>
        <w:t xml:space="preserve"> (e.g. [Delivery by Appointment</w:t>
      </w:r>
      <w:proofErr w:type="gramStart"/>
      <w:r w:rsidR="53326C1F" w:rsidRPr="399608F0">
        <w:rPr>
          <w:rFonts w:ascii="Calibri" w:eastAsia="Calibri" w:hAnsi="Calibri" w:cs="Calibri"/>
          <w:strike/>
          <w:color w:val="FF0000"/>
        </w:rPr>
        <w:t>] )</w:t>
      </w:r>
      <w:proofErr w:type="gramEnd"/>
    </w:p>
    <w:tbl>
      <w:tblPr>
        <w:tblStyle w:val="TableGrid"/>
        <w:tblW w:w="9990" w:type="dxa"/>
        <w:tblBorders>
          <w:top w:val="single" w:sz="8" w:space="0" w:color="7F7F7F" w:themeColor="text1" w:themeTint="80"/>
          <w:left w:val="single" w:sz="8" w:space="0" w:color="7F7F7F" w:themeColor="text1" w:themeTint="80"/>
          <w:bottom w:val="single" w:sz="8" w:space="0" w:color="7F7F7F" w:themeColor="text1" w:themeTint="80"/>
          <w:right w:val="single" w:sz="8" w:space="0" w:color="7F7F7F" w:themeColor="text1" w:themeTint="80"/>
          <w:insideH w:val="single" w:sz="8" w:space="0" w:color="7F7F7F" w:themeColor="text1" w:themeTint="80"/>
          <w:insideV w:val="single" w:sz="8" w:space="0" w:color="7F7F7F" w:themeColor="text1" w:themeTint="80"/>
        </w:tblBorders>
        <w:tblLayout w:type="fixed"/>
        <w:tblLook w:val="06A0" w:firstRow="1" w:lastRow="0" w:firstColumn="1" w:lastColumn="0" w:noHBand="1" w:noVBand="1"/>
      </w:tblPr>
      <w:tblGrid>
        <w:gridCol w:w="3000"/>
        <w:gridCol w:w="2910"/>
        <w:gridCol w:w="4080"/>
      </w:tblGrid>
      <w:tr w:rsidR="4E7CAB57" w14:paraId="12DC7D0D" w14:textId="77777777" w:rsidTr="58959168">
        <w:trPr>
          <w:trHeight w:val="300"/>
        </w:trPr>
        <w:tc>
          <w:tcPr>
            <w:tcW w:w="3000" w:type="dxa"/>
            <w:shd w:val="clear" w:color="auto" w:fill="FFF2CC" w:themeFill="accent4" w:themeFillTint="33"/>
          </w:tcPr>
          <w:p w14:paraId="6299628E" w14:textId="41EF3CEA" w:rsidR="4CD3548B" w:rsidRDefault="6A06DAB8" w:rsidP="3FA9D491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3FA9D491">
              <w:rPr>
                <w:b/>
                <w:bCs/>
                <w:sz w:val="20"/>
                <w:szCs w:val="20"/>
              </w:rPr>
              <w:t xml:space="preserve">ODP </w:t>
            </w:r>
            <w:r w:rsidR="4E7CAB57" w:rsidRPr="3FA9D491">
              <w:rPr>
                <w:rFonts w:eastAsiaTheme="minorEastAsia"/>
                <w:color w:val="000000" w:themeColor="text1"/>
                <w:sz w:val="20"/>
                <w:szCs w:val="20"/>
              </w:rPr>
              <w:t xml:space="preserve">- Virtual Product </w:t>
            </w:r>
            <w:r w:rsidR="4E7CAB57" w:rsidRPr="3FA9D491">
              <w:rPr>
                <w:rFonts w:eastAsiaTheme="minorEastAsia"/>
                <w:color w:val="000000" w:themeColor="text1"/>
                <w:sz w:val="20"/>
                <w:szCs w:val="20"/>
                <w:u w:val="single"/>
              </w:rPr>
              <w:t>ONLY</w:t>
            </w:r>
          </w:p>
        </w:tc>
        <w:tc>
          <w:tcPr>
            <w:tcW w:w="2910" w:type="dxa"/>
            <w:shd w:val="clear" w:color="auto" w:fill="FFF2CC" w:themeFill="accent4" w:themeFillTint="33"/>
          </w:tcPr>
          <w:p w14:paraId="0C1CE54A" w14:textId="2D7FEC84" w:rsidR="31C3AF52" w:rsidRDefault="31C3AF52" w:rsidP="4E7CAB57">
            <w:pPr>
              <w:rPr>
                <w:rFonts w:eastAsiaTheme="minorEastAsia"/>
                <w:color w:val="000000" w:themeColor="text1"/>
                <w:sz w:val="20"/>
                <w:szCs w:val="20"/>
                <w:u w:val="single"/>
              </w:rPr>
            </w:pPr>
            <w:r w:rsidRPr="4E7CAB57">
              <w:rPr>
                <w:b/>
                <w:bCs/>
                <w:sz w:val="20"/>
                <w:szCs w:val="20"/>
              </w:rPr>
              <w:t xml:space="preserve">ODP </w:t>
            </w:r>
            <w:r w:rsidR="4E7CAB57" w:rsidRPr="4E7CAB57">
              <w:rPr>
                <w:rFonts w:eastAsiaTheme="minorEastAsia"/>
                <w:color w:val="000000" w:themeColor="text1"/>
                <w:sz w:val="20"/>
                <w:szCs w:val="20"/>
              </w:rPr>
              <w:t xml:space="preserve">– </w:t>
            </w:r>
            <w:r w:rsidR="50ADCE99" w:rsidRPr="4E7CAB57">
              <w:rPr>
                <w:rFonts w:eastAsiaTheme="minorEastAsia"/>
                <w:color w:val="000000" w:themeColor="text1"/>
                <w:sz w:val="20"/>
                <w:szCs w:val="20"/>
              </w:rPr>
              <w:t>All types</w:t>
            </w:r>
          </w:p>
        </w:tc>
        <w:tc>
          <w:tcPr>
            <w:tcW w:w="4080" w:type="dxa"/>
            <w:shd w:val="clear" w:color="auto" w:fill="FFF2CC" w:themeFill="accent4" w:themeFillTint="33"/>
          </w:tcPr>
          <w:p w14:paraId="6B0A09E9" w14:textId="7793DC2B" w:rsidR="12DB77C6" w:rsidRDefault="4D541542" w:rsidP="0AE98E3E">
            <w:pPr>
              <w:rPr>
                <w:b/>
                <w:bCs/>
                <w:sz w:val="20"/>
                <w:szCs w:val="20"/>
              </w:rPr>
            </w:pPr>
            <w:r w:rsidRPr="3E7CFF29">
              <w:rPr>
                <w:b/>
                <w:bCs/>
                <w:sz w:val="20"/>
                <w:szCs w:val="20"/>
              </w:rPr>
              <w:t xml:space="preserve">(Phase 2) </w:t>
            </w:r>
            <w:r w:rsidRPr="3E7CFF29">
              <w:rPr>
                <w:sz w:val="20"/>
                <w:szCs w:val="20"/>
              </w:rPr>
              <w:t>ODP – Delivery status</w:t>
            </w:r>
          </w:p>
        </w:tc>
      </w:tr>
      <w:tr w:rsidR="4E7CAB57" w14:paraId="57B4A240" w14:textId="77777777" w:rsidTr="58959168">
        <w:trPr>
          <w:trHeight w:val="4049"/>
        </w:trPr>
        <w:tc>
          <w:tcPr>
            <w:tcW w:w="3000" w:type="dxa"/>
          </w:tcPr>
          <w:p w14:paraId="4A287EA6" w14:textId="4FD9F07E" w:rsidR="7CB41534" w:rsidRDefault="007B4E49" w:rsidP="00BF67C3">
            <w:pPr>
              <w:spacing w:before="240"/>
            </w:pPr>
            <w:r>
              <w:rPr>
                <w:noProof/>
              </w:rPr>
              <w:lastRenderedPageBreak/>
              <w:drawing>
                <wp:inline distT="0" distB="0" distL="0" distR="0" wp14:anchorId="1FD01E00" wp14:editId="687BBBB8">
                  <wp:extent cx="1777194" cy="1739779"/>
                  <wp:effectExtent l="0" t="0" r="0" b="0"/>
                  <wp:docPr id="542538796" name="Picture 542538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53879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194" cy="1739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0" w:type="dxa"/>
          </w:tcPr>
          <w:p w14:paraId="5A92D0A4" w14:textId="60884660" w:rsidR="1056CB08" w:rsidRDefault="15FBEDE2" w:rsidP="3FA9D491">
            <w:r>
              <w:rPr>
                <w:noProof/>
              </w:rPr>
              <w:drawing>
                <wp:inline distT="0" distB="0" distL="0" distR="0" wp14:anchorId="7F3DDB28" wp14:editId="4749F5E1">
                  <wp:extent cx="1722874" cy="3748237"/>
                  <wp:effectExtent l="0" t="0" r="0" b="0"/>
                  <wp:docPr id="1668080254" name="Picture 1668080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8080254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874" cy="374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0" w:type="dxa"/>
          </w:tcPr>
          <w:p w14:paraId="25206809" w14:textId="7012702F" w:rsidR="12DB77C6" w:rsidRDefault="291743C8" w:rsidP="54AD61A1">
            <w:r>
              <w:rPr>
                <w:noProof/>
              </w:rPr>
              <w:drawing>
                <wp:inline distT="0" distB="0" distL="0" distR="0" wp14:anchorId="6D485A29" wp14:editId="46D30D2A">
                  <wp:extent cx="2462342" cy="3746126"/>
                  <wp:effectExtent l="0" t="0" r="0" b="0"/>
                  <wp:docPr id="1245140136" name="Picture 1245140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342" cy="3746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1E7FE" w14:textId="076332B3" w:rsidR="6491A74C" w:rsidRDefault="6491A74C" w:rsidP="4E7CAB57"/>
    <w:p w14:paraId="36EA739A" w14:textId="7B012F98" w:rsidR="12DB77C6" w:rsidRDefault="12DB77C6">
      <w:r>
        <w:br w:type="page"/>
      </w:r>
    </w:p>
    <w:p w14:paraId="52FBDC78" w14:textId="1CDD8CC6" w:rsidR="295835B2" w:rsidRPr="004831F3" w:rsidRDefault="53A24677" w:rsidP="26122169">
      <w:pPr>
        <w:rPr>
          <w:rFonts w:ascii="Calibri" w:eastAsia="Calibri" w:hAnsi="Calibri" w:cs="Calibri"/>
          <w:b/>
          <w:bCs/>
          <w:sz w:val="24"/>
          <w:szCs w:val="24"/>
        </w:rPr>
      </w:pPr>
      <w:r w:rsidRPr="004831F3">
        <w:rPr>
          <w:rFonts w:ascii="Calibri" w:eastAsia="Calibri" w:hAnsi="Calibri" w:cs="Calibri"/>
          <w:b/>
          <w:bCs/>
          <w:sz w:val="24"/>
          <w:szCs w:val="24"/>
        </w:rPr>
        <w:lastRenderedPageBreak/>
        <w:t>Order confirmation email</w:t>
      </w:r>
      <w:r w:rsidR="6B1F803B" w:rsidRPr="004831F3">
        <w:rPr>
          <w:rFonts w:ascii="Calibri" w:eastAsia="Calibri" w:hAnsi="Calibri" w:cs="Calibri"/>
          <w:b/>
          <w:bCs/>
          <w:sz w:val="24"/>
          <w:szCs w:val="24"/>
        </w:rPr>
        <w:t>/ e-Redemption Letter</w:t>
      </w:r>
      <w:r w:rsidR="771AF97A" w:rsidRPr="004831F3">
        <w:rPr>
          <w:rFonts w:ascii="Calibri" w:eastAsia="Calibri" w:hAnsi="Calibri" w:cs="Calibri"/>
          <w:b/>
          <w:bCs/>
          <w:sz w:val="24"/>
          <w:szCs w:val="24"/>
        </w:rPr>
        <w:t>/ Invoice</w:t>
      </w:r>
    </w:p>
    <w:p w14:paraId="0DBAB6C4" w14:textId="15A125D0" w:rsidR="6491A74C" w:rsidRDefault="1B9071D7" w:rsidP="004B17EA">
      <w:pPr>
        <w:pStyle w:val="ListParagraph"/>
        <w:numPr>
          <w:ilvl w:val="0"/>
          <w:numId w:val="6"/>
        </w:numPr>
        <w:rPr>
          <w:rStyle w:val="Hyperlink"/>
        </w:rPr>
      </w:pPr>
      <w:r w:rsidRPr="006E8CF1">
        <w:rPr>
          <w:rFonts w:ascii="Calibri" w:eastAsia="Calibri" w:hAnsi="Calibri" w:cs="Calibri"/>
        </w:rPr>
        <w:t xml:space="preserve">Order </w:t>
      </w:r>
      <w:r w:rsidR="6F54C625" w:rsidRPr="006E8CF1">
        <w:rPr>
          <w:rFonts w:ascii="Calibri" w:eastAsia="Calibri" w:hAnsi="Calibri" w:cs="Calibri"/>
        </w:rPr>
        <w:t>Confirmation email template:</w:t>
      </w:r>
      <w:r w:rsidR="6F54C625" w:rsidRPr="006E8CF1">
        <w:rPr>
          <w:rFonts w:ascii="Calibri" w:eastAsia="Calibri" w:hAnsi="Calibri" w:cs="Calibri"/>
          <w:b/>
        </w:rPr>
        <w:t xml:space="preserve"> </w:t>
      </w:r>
      <w:r w:rsidR="6DE998BE">
        <w:t xml:space="preserve"> </w:t>
      </w:r>
      <w:ins w:id="50" w:author="Tsang, Ivy YW (IT)" w:date="2024-04-22T03:26:00Z">
        <w:r>
          <w:fldChar w:fldCharType="begin"/>
        </w:r>
        <w:r>
          <w:instrText xml:space="preserve">HYPERLINK "https://pccw0.sharepoint.com/:w:/r/sites/CustomerSelfService/Shared%20Documents/e-Commerce/User%20Materials/Email%20and%20SMS%20Template/version2/1_%E8%A8%82%E5%96%AE%E7%A2%BA%E8%AA%8D%20fin_20240418.docx?d=w073b9d6f0a4e494794e57ef5a23392dd&amp;csf=1&amp;web=1&amp;e=8oPedN" </w:instrText>
        </w:r>
        <w:r>
          <w:fldChar w:fldCharType="separate"/>
        </w:r>
      </w:ins>
      <w:r w:rsidR="6DE998BE" w:rsidRPr="006E8CF1">
        <w:rPr>
          <w:rStyle w:val="Hyperlink"/>
        </w:rPr>
        <w:t>1_</w:t>
      </w:r>
      <w:proofErr w:type="spellStart"/>
      <w:r w:rsidR="6DE998BE" w:rsidRPr="006E8CF1">
        <w:rPr>
          <w:rStyle w:val="Hyperlink"/>
        </w:rPr>
        <w:t>訂單確認</w:t>
      </w:r>
      <w:proofErr w:type="spellEnd"/>
      <w:r w:rsidR="6DE998BE" w:rsidRPr="006E8CF1">
        <w:rPr>
          <w:rStyle w:val="Hyperlink"/>
        </w:rPr>
        <w:t xml:space="preserve"> fin_20240418</w:t>
      </w:r>
      <w:r>
        <w:fldChar w:fldCharType="end"/>
      </w:r>
    </w:p>
    <w:p w14:paraId="15B70401" w14:textId="408CA2EB" w:rsidR="6491A74C" w:rsidRDefault="4025A61B" w:rsidP="004B17EA">
      <w:pPr>
        <w:pStyle w:val="ListParagraph"/>
        <w:numPr>
          <w:ilvl w:val="0"/>
          <w:numId w:val="6"/>
        </w:numPr>
        <w:rPr>
          <w:rFonts w:ascii="Calibri" w:eastAsia="Calibri" w:hAnsi="Calibri" w:cs="Calibri"/>
        </w:rPr>
      </w:pPr>
      <w:r w:rsidRPr="7B9FFA23">
        <w:rPr>
          <w:rFonts w:ascii="Calibri" w:eastAsia="Calibri" w:hAnsi="Calibri" w:cs="Calibri"/>
        </w:rPr>
        <w:t xml:space="preserve">E-redemption letter template: </w:t>
      </w:r>
      <w:r w:rsidRPr="7B9FFA23">
        <w:rPr>
          <w:rStyle w:val="Hyperlink"/>
          <w:rFonts w:ascii="Calibri" w:eastAsia="Calibri" w:hAnsi="Calibri" w:cs="Calibri"/>
        </w:rPr>
        <w:t xml:space="preserve"> </w:t>
      </w:r>
      <w:hyperlink r:id="rId30">
        <w:r w:rsidRPr="7B9FFA23">
          <w:rPr>
            <w:rStyle w:val="Hyperlink"/>
            <w:rFonts w:ascii="Calibri" w:eastAsia="Calibri" w:hAnsi="Calibri" w:cs="Calibri"/>
          </w:rPr>
          <w:t>16_Virtual product redemption template.docx</w:t>
        </w:r>
      </w:hyperlink>
      <w:commentRangeStart w:id="51"/>
      <w:commentRangeEnd w:id="51"/>
      <w:r w:rsidR="24820122">
        <w:rPr>
          <w:rStyle w:val="CommentReference"/>
        </w:rPr>
        <w:commentReference w:id="51"/>
      </w:r>
    </w:p>
    <w:p w14:paraId="696C475E" w14:textId="5A5AC83B" w:rsidR="6491A74C" w:rsidRDefault="324A1668" w:rsidP="004B17EA">
      <w:pPr>
        <w:pStyle w:val="ListParagraph"/>
        <w:numPr>
          <w:ilvl w:val="0"/>
          <w:numId w:val="6"/>
        </w:numPr>
        <w:rPr>
          <w:rFonts w:ascii="Calibri" w:eastAsia="Calibri" w:hAnsi="Calibri" w:cs="Calibri"/>
        </w:rPr>
      </w:pPr>
      <w:r>
        <w:t xml:space="preserve">Invoice: </w:t>
      </w:r>
      <w:hyperlink r:id="rId31">
        <w:r w:rsidRPr="3AACD24D">
          <w:rPr>
            <w:rStyle w:val="Hyperlink"/>
          </w:rPr>
          <w:t>7.1_</w:t>
        </w:r>
        <w:proofErr w:type="spellStart"/>
        <w:r w:rsidRPr="3AACD24D">
          <w:rPr>
            <w:rStyle w:val="Hyperlink"/>
          </w:rPr>
          <w:t>收據</w:t>
        </w:r>
        <w:proofErr w:type="spellEnd"/>
        <w:r w:rsidRPr="3AACD24D">
          <w:rPr>
            <w:rStyle w:val="Hyperlink"/>
          </w:rPr>
          <w:t>_20240315.docx</w:t>
        </w:r>
        <w:r w:rsidR="3E645CA0">
          <w:br/>
        </w:r>
      </w:hyperlink>
    </w:p>
    <w:p w14:paraId="55A72429" w14:textId="62CFF870" w:rsidR="6491A74C" w:rsidRDefault="50B03EE8" w:rsidP="004B17EA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/>
          <w:bCs/>
          <w:color w:val="ED7D31" w:themeColor="accent2"/>
        </w:rPr>
      </w:pPr>
      <w:r w:rsidRPr="3AACD24D">
        <w:rPr>
          <w:rFonts w:ascii="Calibri" w:eastAsia="Calibri" w:hAnsi="Calibri" w:cs="Calibri"/>
          <w:b/>
          <w:bCs/>
        </w:rPr>
        <w:t>Order confirmation email</w:t>
      </w:r>
      <w:r w:rsidR="5927A69B" w:rsidRPr="3AACD24D">
        <w:rPr>
          <w:rFonts w:ascii="Calibri" w:eastAsia="Calibri" w:hAnsi="Calibri" w:cs="Calibri"/>
          <w:b/>
          <w:bCs/>
        </w:rPr>
        <w:t xml:space="preserve"> </w:t>
      </w:r>
    </w:p>
    <w:p w14:paraId="387C5749" w14:textId="62CFF870" w:rsidR="7E12332F" w:rsidRPr="004831F3" w:rsidRDefault="7E12332F" w:rsidP="004B17EA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4831F3">
        <w:rPr>
          <w:rFonts w:ascii="Calibri" w:eastAsia="Calibri" w:hAnsi="Calibri" w:cs="Calibri"/>
        </w:rPr>
        <w:t>Should send for all types of product purchase</w:t>
      </w:r>
    </w:p>
    <w:p w14:paraId="539B17B9" w14:textId="5B13E032" w:rsidR="6491A74C" w:rsidRPr="004831F3" w:rsidRDefault="73393519" w:rsidP="004B17EA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004831F3">
        <w:rPr>
          <w:rFonts w:ascii="Calibri" w:eastAsia="Calibri" w:hAnsi="Calibri" w:cs="Calibri"/>
        </w:rPr>
        <w:t>S</w:t>
      </w:r>
      <w:r w:rsidR="4F43468E" w:rsidRPr="004831F3">
        <w:rPr>
          <w:rFonts w:ascii="Calibri" w:eastAsia="Calibri" w:hAnsi="Calibri" w:cs="Calibri"/>
        </w:rPr>
        <w:t xml:space="preserve">hould </w:t>
      </w:r>
      <w:r w:rsidR="66E1EAF7" w:rsidRPr="004831F3">
        <w:rPr>
          <w:rFonts w:ascii="Calibri" w:eastAsia="Calibri" w:hAnsi="Calibri" w:cs="Calibri"/>
        </w:rPr>
        <w:t xml:space="preserve">include </w:t>
      </w:r>
      <w:r w:rsidR="4F43468E" w:rsidRPr="004831F3">
        <w:rPr>
          <w:rFonts w:ascii="Calibri" w:eastAsia="Calibri" w:hAnsi="Calibri" w:cs="Calibri"/>
        </w:rPr>
        <w:t>below attributes per product</w:t>
      </w:r>
      <w:r w:rsidR="63DA32B4" w:rsidRPr="004831F3">
        <w:rPr>
          <w:rFonts w:ascii="Calibri" w:eastAsia="Calibri" w:hAnsi="Calibri" w:cs="Calibri"/>
        </w:rPr>
        <w:t xml:space="preserve"> (apply to all product types)</w:t>
      </w:r>
    </w:p>
    <w:p w14:paraId="724C14D5" w14:textId="29C3F34B" w:rsidR="6491A74C" w:rsidRDefault="2687A0D0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</w:rPr>
      </w:pPr>
      <w:r w:rsidRPr="2ED05490">
        <w:rPr>
          <w:rFonts w:ascii="Calibri" w:eastAsia="Calibri" w:hAnsi="Calibri" w:cs="Calibri"/>
          <w:lang w:val="en-US"/>
        </w:rPr>
        <w:t>&lt;&lt;Product name&gt;&gt; </w:t>
      </w:r>
    </w:p>
    <w:p w14:paraId="29A47CE8" w14:textId="188E6D8F" w:rsidR="6491A74C" w:rsidRDefault="2687A0D0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</w:rPr>
      </w:pPr>
      <w:r w:rsidRPr="2ED05490">
        <w:rPr>
          <w:rFonts w:ascii="Calibri" w:eastAsia="Calibri" w:hAnsi="Calibri" w:cs="Calibri"/>
          <w:lang w:val="en-US"/>
        </w:rPr>
        <w:t xml:space="preserve">Quantity: &lt;&lt;Quantity&gt;&gt; </w:t>
      </w:r>
    </w:p>
    <w:p w14:paraId="65A27102" w14:textId="77C0A42B" w:rsidR="6491A74C" w:rsidRDefault="2687A0D0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</w:rPr>
      </w:pPr>
      <w:r w:rsidRPr="2ED05490">
        <w:rPr>
          <w:rFonts w:ascii="Calibri" w:eastAsia="Calibri" w:hAnsi="Calibri" w:cs="Calibri"/>
          <w:lang w:val="en-US"/>
        </w:rPr>
        <w:t xml:space="preserve">Product Information Sheet: &lt;&lt;link&gt;&gt; </w:t>
      </w:r>
      <w:r w:rsidRPr="2ED05490">
        <w:rPr>
          <w:rFonts w:ascii="Calibri" w:eastAsia="Calibri" w:hAnsi="Calibri" w:cs="Calibri"/>
        </w:rPr>
        <w:t>(if applicable)</w:t>
      </w:r>
    </w:p>
    <w:p w14:paraId="0E0C781A" w14:textId="04764437" w:rsidR="6491A74C" w:rsidRDefault="2687A0D0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</w:rPr>
      </w:pPr>
      <w:r w:rsidRPr="7B4B73AC">
        <w:rPr>
          <w:rFonts w:ascii="Calibri" w:eastAsia="Calibri" w:hAnsi="Calibri" w:cs="Calibri"/>
          <w:lang w:val="en-US"/>
        </w:rPr>
        <w:t xml:space="preserve">REE: &lt;&lt;Option&gt;&gt; </w:t>
      </w:r>
      <w:r w:rsidRPr="7B4B73AC">
        <w:rPr>
          <w:rFonts w:ascii="Calibri" w:eastAsia="Calibri" w:hAnsi="Calibri" w:cs="Calibri"/>
        </w:rPr>
        <w:t>(if applicable)</w:t>
      </w:r>
    </w:p>
    <w:p w14:paraId="4EE97AC4" w14:textId="6005A747" w:rsidR="1EB3EABB" w:rsidRDefault="1EB3EABB" w:rsidP="004B17EA">
      <w:pPr>
        <w:pStyle w:val="ListParagraph"/>
        <w:numPr>
          <w:ilvl w:val="2"/>
          <w:numId w:val="2"/>
        </w:numPr>
      </w:pPr>
      <w:r w:rsidRPr="2981C8D4">
        <w:rPr>
          <w:rFonts w:eastAsiaTheme="minorEastAsia"/>
          <w:strike/>
          <w:color w:val="FF0000"/>
          <w:highlight w:val="yellow"/>
        </w:rPr>
        <w:t xml:space="preserve">(Phase 2 </w:t>
      </w:r>
      <w:r w:rsidRPr="2981C8D4">
        <w:rPr>
          <w:rFonts w:ascii="Calibri" w:eastAsiaTheme="minorEastAsia" w:hAnsi="Calibri" w:cs="Calibri"/>
          <w:strike/>
          <w:color w:val="FF0000"/>
          <w:highlight w:val="yellow"/>
          <w:lang w:val="en-HK" w:eastAsia="zh-TW"/>
        </w:rPr>
        <w:t>Aug 2024</w:t>
      </w:r>
      <w:r w:rsidRPr="2981C8D4">
        <w:rPr>
          <w:rFonts w:eastAsiaTheme="minorEastAsia"/>
          <w:strike/>
          <w:color w:val="FF0000"/>
          <w:highlight w:val="yellow"/>
        </w:rPr>
        <w:t>)</w:t>
      </w:r>
      <w:r w:rsidRPr="2981C8D4">
        <w:rPr>
          <w:rFonts w:eastAsiaTheme="minorEastAsia"/>
          <w:strike/>
          <w:color w:val="FF0000"/>
        </w:rPr>
        <w:t xml:space="preserve"> </w:t>
      </w:r>
      <w:r w:rsidRPr="2981C8D4">
        <w:rPr>
          <w:rFonts w:ascii="Calibri" w:eastAsia="Calibri" w:hAnsi="Calibri" w:cs="Calibri"/>
          <w:strike/>
          <w:color w:val="FF0000"/>
          <w:lang w:val="en-US"/>
        </w:rPr>
        <w:t>[&lt;&lt;Delivery Type &gt;&gt; - &lt;&lt;Merchant Name&gt;&gt;]</w:t>
      </w:r>
      <w:r w:rsidR="3BD15246" w:rsidRPr="2981C8D4">
        <w:rPr>
          <w:rFonts w:ascii="Calibri" w:eastAsia="Calibri" w:hAnsi="Calibri" w:cs="Calibri"/>
          <w:strike/>
          <w:color w:val="FF0000"/>
          <w:lang w:val="en-US"/>
        </w:rPr>
        <w:t xml:space="preserve"> (e.g. [Home Delivery], [Merchant Delivery – Samsung])</w:t>
      </w:r>
      <w:r>
        <w:br/>
      </w:r>
      <w:r w:rsidR="3313CCB6">
        <w:rPr>
          <w:noProof/>
        </w:rPr>
        <w:drawing>
          <wp:inline distT="0" distB="0" distL="0" distR="0" wp14:anchorId="5C96174D" wp14:editId="434EF328">
            <wp:extent cx="4062844" cy="678966"/>
            <wp:effectExtent l="0" t="0" r="0" b="0"/>
            <wp:docPr id="776330684" name="Picture 776330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844" cy="6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49B1" w14:textId="22064898" w:rsidR="6491A74C" w:rsidRPr="00831528" w:rsidRDefault="50B03EE8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</w:rPr>
      </w:pPr>
      <w:r w:rsidRPr="7B4B73AC">
        <w:rPr>
          <w:rFonts w:ascii="Calibri" w:eastAsia="Calibri" w:hAnsi="Calibri" w:cs="Calibri"/>
          <w:lang w:val="en-US"/>
        </w:rPr>
        <w:t>&lt;&lt;</w:t>
      </w:r>
      <w:proofErr w:type="spellStart"/>
      <w:r w:rsidRPr="7B4B73AC">
        <w:rPr>
          <w:rFonts w:ascii="Calibri" w:eastAsia="Calibri" w:hAnsi="Calibri" w:cs="Calibri"/>
          <w:lang w:val="en-HK"/>
        </w:rPr>
        <w:t>mega_checkbox_terms</w:t>
      </w:r>
      <w:proofErr w:type="spellEnd"/>
      <w:r w:rsidRPr="7B4B73AC">
        <w:rPr>
          <w:rFonts w:ascii="Calibri" w:eastAsia="Calibri" w:hAnsi="Calibri" w:cs="Calibri"/>
          <w:lang w:val="en-HK"/>
        </w:rPr>
        <w:t>&gt;&gt;</w:t>
      </w:r>
      <w:r w:rsidRPr="7B4B73AC">
        <w:rPr>
          <w:rFonts w:ascii="Calibri" w:eastAsia="Calibri" w:hAnsi="Calibri" w:cs="Calibri"/>
          <w:lang w:val="en-US"/>
        </w:rPr>
        <w:t xml:space="preserve"> </w:t>
      </w:r>
      <w:r w:rsidRPr="7B4B73AC">
        <w:rPr>
          <w:rFonts w:ascii="Calibri" w:eastAsia="Calibri" w:hAnsi="Calibri" w:cs="Calibri"/>
        </w:rPr>
        <w:t>(if applicable)</w:t>
      </w:r>
    </w:p>
    <w:p w14:paraId="7D56DEF5" w14:textId="7DAFDC19" w:rsidR="7B61A220" w:rsidRDefault="6D36BDC4" w:rsidP="004B17EA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12FDED74">
        <w:rPr>
          <w:rFonts w:ascii="Calibri" w:eastAsia="Calibri" w:hAnsi="Calibri" w:cs="Calibri"/>
        </w:rPr>
        <w:t xml:space="preserve">Add </w:t>
      </w:r>
      <w:r w:rsidR="71AAE909" w:rsidRPr="12FDED74">
        <w:rPr>
          <w:rFonts w:ascii="Calibri" w:eastAsia="Calibri" w:hAnsi="Calibri" w:cs="Calibri"/>
        </w:rPr>
        <w:t>redemption description in the email opening</w:t>
      </w:r>
      <w:r w:rsidR="0EA5EBA9" w:rsidRPr="12FDED74">
        <w:rPr>
          <w:rFonts w:ascii="Calibri" w:eastAsia="Calibri" w:hAnsi="Calibri" w:cs="Calibri"/>
        </w:rPr>
        <w:t xml:space="preserve"> with hyperlink</w:t>
      </w:r>
      <w:r w:rsidR="30F9E953" w:rsidRPr="12FDED74">
        <w:rPr>
          <w:rFonts w:ascii="Calibri" w:eastAsia="Calibri" w:hAnsi="Calibri" w:cs="Calibri"/>
        </w:rPr>
        <w:t xml:space="preserve">. </w:t>
      </w:r>
    </w:p>
    <w:p w14:paraId="312A3A19" w14:textId="0C0E776B" w:rsidR="7B61A220" w:rsidRDefault="30F9E953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</w:rPr>
      </w:pPr>
      <w:r w:rsidRPr="12FDED74">
        <w:rPr>
          <w:rFonts w:ascii="Calibri" w:eastAsia="Calibri" w:hAnsi="Calibri" w:cs="Calibri"/>
        </w:rPr>
        <w:t>Click</w:t>
      </w:r>
      <w:r w:rsidR="7512D4B4" w:rsidRPr="12FDED74">
        <w:rPr>
          <w:rFonts w:ascii="Calibri" w:eastAsia="Calibri" w:hAnsi="Calibri" w:cs="Calibri"/>
        </w:rPr>
        <w:t xml:space="preserve"> to</w:t>
      </w:r>
      <w:r w:rsidR="0DD197E5" w:rsidRPr="12FDED74">
        <w:rPr>
          <w:rFonts w:ascii="Calibri" w:eastAsia="Calibri" w:hAnsi="Calibri" w:cs="Calibri"/>
        </w:rPr>
        <w:t xml:space="preserve"> redirect to</w:t>
      </w:r>
      <w:r w:rsidR="7512D4B4" w:rsidRPr="12FDED74">
        <w:rPr>
          <w:rFonts w:ascii="Calibri" w:eastAsia="Calibri" w:hAnsi="Calibri" w:cs="Calibri"/>
        </w:rPr>
        <w:t xml:space="preserve"> “My Orders” page</w:t>
      </w:r>
      <w:r w:rsidR="19136DC9">
        <w:br/>
      </w:r>
      <w:r w:rsidR="334C72C2">
        <w:rPr>
          <w:noProof/>
        </w:rPr>
        <w:drawing>
          <wp:inline distT="0" distB="0" distL="0" distR="0" wp14:anchorId="55396670" wp14:editId="27EF6FE7">
            <wp:extent cx="4519178" cy="781088"/>
            <wp:effectExtent l="0" t="0" r="0" b="0"/>
            <wp:docPr id="2044030393" name="Picture 99778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7841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81"/>
                    <a:stretch>
                      <a:fillRect/>
                    </a:stretch>
                  </pic:blipFill>
                  <pic:spPr>
                    <a:xfrm>
                      <a:off x="0" y="0"/>
                      <a:ext cx="4519178" cy="78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810" w14:textId="750FFBC1" w:rsidR="2BD8DE83" w:rsidRDefault="71AAE909" w:rsidP="004B17EA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12FDED74">
        <w:rPr>
          <w:rFonts w:ascii="Calibri" w:eastAsia="Calibri" w:hAnsi="Calibri" w:cs="Calibri"/>
        </w:rPr>
        <w:t>Add</w:t>
      </w:r>
      <w:r w:rsidR="7F527983" w:rsidRPr="12FDED74">
        <w:rPr>
          <w:rFonts w:ascii="Calibri" w:eastAsia="Calibri" w:hAnsi="Calibri" w:cs="Calibri"/>
        </w:rPr>
        <w:t xml:space="preserve"> </w:t>
      </w:r>
      <w:r w:rsidR="29986819" w:rsidRPr="12FDED74">
        <w:rPr>
          <w:rFonts w:ascii="Calibri" w:eastAsia="Calibri" w:hAnsi="Calibri" w:cs="Calibri"/>
        </w:rPr>
        <w:t>hyper</w:t>
      </w:r>
      <w:r w:rsidR="6CC04D8F" w:rsidRPr="12FDED74">
        <w:rPr>
          <w:rFonts w:ascii="Calibri" w:eastAsia="Calibri" w:hAnsi="Calibri" w:cs="Calibri"/>
        </w:rPr>
        <w:t>link</w:t>
      </w:r>
      <w:r w:rsidR="6C082026" w:rsidRPr="12FDED74">
        <w:rPr>
          <w:rFonts w:ascii="Calibri" w:eastAsia="Calibri" w:hAnsi="Calibri" w:cs="Calibri"/>
        </w:rPr>
        <w:t xml:space="preserve"> </w:t>
      </w:r>
      <w:r w:rsidR="481008BA" w:rsidRPr="12FDED74">
        <w:rPr>
          <w:rFonts w:ascii="Calibri" w:eastAsia="Calibri" w:hAnsi="Calibri" w:cs="Calibri"/>
        </w:rPr>
        <w:t xml:space="preserve">below </w:t>
      </w:r>
      <w:r w:rsidR="6CC04D8F" w:rsidRPr="12FDED74">
        <w:rPr>
          <w:rFonts w:ascii="Calibri" w:eastAsia="Calibri" w:hAnsi="Calibri" w:cs="Calibri"/>
        </w:rPr>
        <w:t>each E-redemption product</w:t>
      </w:r>
      <w:r w:rsidR="098AD1A2" w:rsidRPr="12FDED74">
        <w:rPr>
          <w:rFonts w:ascii="Calibri" w:eastAsia="Calibri" w:hAnsi="Calibri" w:cs="Calibri"/>
        </w:rPr>
        <w:t xml:space="preserve">. </w:t>
      </w:r>
    </w:p>
    <w:p w14:paraId="4E2E4294" w14:textId="27B8AE90" w:rsidR="2BD8DE83" w:rsidRDefault="098AD1A2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</w:rPr>
      </w:pPr>
      <w:r w:rsidRPr="7B4B73AC">
        <w:rPr>
          <w:rFonts w:ascii="Calibri" w:eastAsia="Calibri" w:hAnsi="Calibri" w:cs="Calibri"/>
        </w:rPr>
        <w:t xml:space="preserve">Click to redirect to “My Orders” page and display the </w:t>
      </w:r>
      <w:r w:rsidR="12B99DFE" w:rsidRPr="7B4B73AC">
        <w:rPr>
          <w:rFonts w:ascii="Calibri" w:eastAsia="Calibri" w:hAnsi="Calibri" w:cs="Calibri"/>
        </w:rPr>
        <w:t xml:space="preserve">print dialog </w:t>
      </w:r>
      <w:r w:rsidR="6396EEFC" w:rsidRPr="7B4B73AC">
        <w:rPr>
          <w:rFonts w:ascii="Calibri" w:eastAsia="Calibri" w:hAnsi="Calibri" w:cs="Calibri"/>
        </w:rPr>
        <w:t>of the corresponding product.</w:t>
      </w:r>
      <w:r>
        <w:br/>
      </w:r>
      <w:r w:rsidRPr="7B4B73AC">
        <w:rPr>
          <w:rFonts w:ascii="Calibri" w:eastAsia="Calibri" w:hAnsi="Calibri" w:cs="Calibri"/>
        </w:rPr>
        <w:t xml:space="preserve"> </w:t>
      </w:r>
      <w:r w:rsidR="134AE348">
        <w:rPr>
          <w:noProof/>
        </w:rPr>
        <w:drawing>
          <wp:inline distT="0" distB="0" distL="0" distR="0" wp14:anchorId="4441C8BF" wp14:editId="624EEC11">
            <wp:extent cx="4216110" cy="474531"/>
            <wp:effectExtent l="0" t="0" r="0" b="0"/>
            <wp:docPr id="997784151" name="Picture 99778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7841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98"/>
                    <a:stretch>
                      <a:fillRect/>
                    </a:stretch>
                  </pic:blipFill>
                  <pic:spPr>
                    <a:xfrm>
                      <a:off x="0" y="0"/>
                      <a:ext cx="4216110" cy="4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103D" w14:textId="433CF719" w:rsidR="4C06ECA0" w:rsidRDefault="0597BCC5" w:rsidP="004B17EA">
      <w:pPr>
        <w:pStyle w:val="ListParagraph"/>
        <w:numPr>
          <w:ilvl w:val="1"/>
          <w:numId w:val="2"/>
        </w:numPr>
        <w:rPr>
          <w:rFonts w:eastAsiaTheme="minorEastAsia"/>
          <w:strike/>
          <w:color w:val="FF0000"/>
        </w:rPr>
      </w:pPr>
      <w:r w:rsidRPr="7B4B73AC">
        <w:rPr>
          <w:rFonts w:eastAsiaTheme="minorEastAsia"/>
          <w:color w:val="FF0000"/>
          <w:highlight w:val="yellow"/>
        </w:rPr>
        <w:t>(Phase 2</w:t>
      </w:r>
      <w:r w:rsidRPr="7B4B73AC">
        <w:rPr>
          <w:rFonts w:eastAsiaTheme="minorEastAsia"/>
          <w:color w:val="FF0000"/>
          <w:highlight w:val="yellow"/>
          <w:lang w:eastAsia="zh-TW"/>
        </w:rPr>
        <w:t xml:space="preserve"> </w:t>
      </w:r>
      <w:r w:rsidRPr="7B4B73AC">
        <w:rPr>
          <w:rFonts w:ascii="Calibri" w:eastAsiaTheme="minorEastAsia" w:hAnsi="Calibri" w:cs="Calibri"/>
          <w:color w:val="FF0000"/>
          <w:highlight w:val="yellow"/>
          <w:lang w:val="en-HK" w:eastAsia="zh-TW"/>
        </w:rPr>
        <w:t>Aug 2024</w:t>
      </w:r>
      <w:r w:rsidRPr="7B4B73AC">
        <w:rPr>
          <w:rFonts w:eastAsiaTheme="minorEastAsia"/>
          <w:color w:val="FF0000"/>
          <w:highlight w:val="yellow"/>
        </w:rPr>
        <w:t>)</w:t>
      </w:r>
      <w:r w:rsidR="7B477E33" w:rsidRPr="50EDDAF4">
        <w:rPr>
          <w:rFonts w:eastAsiaTheme="minorEastAsia"/>
          <w:strike/>
          <w:color w:val="FF0000"/>
        </w:rPr>
        <w:t xml:space="preserve"> </w:t>
      </w:r>
      <w:r w:rsidR="4C06ECA0" w:rsidRPr="50EDDAF4">
        <w:rPr>
          <w:rFonts w:eastAsiaTheme="minorEastAsia"/>
          <w:strike/>
          <w:color w:val="FF0000"/>
        </w:rPr>
        <w:t>Delivery Fee Summary</w:t>
      </w:r>
    </w:p>
    <w:p w14:paraId="59047816" w14:textId="506EDC46" w:rsidR="6DAEFB48" w:rsidRDefault="5C8F13AA" w:rsidP="004B17EA">
      <w:pPr>
        <w:pStyle w:val="ListParagraph"/>
        <w:numPr>
          <w:ilvl w:val="2"/>
          <w:numId w:val="2"/>
        </w:numPr>
      </w:pPr>
      <w:r w:rsidRPr="50EDDAF4">
        <w:rPr>
          <w:rFonts w:ascii="Calibri" w:eastAsia="Calibri" w:hAnsi="Calibri" w:cs="Calibri"/>
          <w:strike/>
          <w:color w:val="FF0000"/>
        </w:rPr>
        <w:lastRenderedPageBreak/>
        <w:t>S</w:t>
      </w:r>
      <w:r w:rsidR="52B7C727" w:rsidRPr="50EDDAF4">
        <w:rPr>
          <w:rFonts w:ascii="Calibri" w:eastAsia="Calibri" w:hAnsi="Calibri" w:cs="Calibri"/>
          <w:strike/>
          <w:color w:val="FF0000"/>
        </w:rPr>
        <w:t xml:space="preserve">hows </w:t>
      </w:r>
      <w:r w:rsidR="52B7C727" w:rsidRPr="50EDDAF4">
        <w:rPr>
          <w:strike/>
          <w:color w:val="FF0000"/>
        </w:rPr>
        <w:t xml:space="preserve">delivery </w:t>
      </w:r>
      <w:r w:rsidR="11E5A288" w:rsidRPr="50EDDAF4">
        <w:rPr>
          <w:strike/>
          <w:color w:val="FF0000"/>
        </w:rPr>
        <w:t xml:space="preserve">fee </w:t>
      </w:r>
      <w:r w:rsidR="003254C8" w:rsidRPr="50EDDAF4">
        <w:rPr>
          <w:strike/>
          <w:color w:val="FF0000"/>
        </w:rPr>
        <w:t>breakdown by</w:t>
      </w:r>
      <w:r w:rsidR="002A0E27" w:rsidRPr="50EDDAF4">
        <w:rPr>
          <w:strike/>
          <w:color w:val="FF0000"/>
        </w:rPr>
        <w:t xml:space="preserve"> </w:t>
      </w:r>
      <w:r w:rsidR="11E5A288" w:rsidRPr="50EDDAF4">
        <w:rPr>
          <w:strike/>
          <w:color w:val="FF0000"/>
        </w:rPr>
        <w:t>delivery types (e.g. Delivery by Appointment)</w:t>
      </w:r>
      <w:r w:rsidR="00F21A49" w:rsidRPr="50EDDAF4">
        <w:rPr>
          <w:strike/>
          <w:color w:val="FF0000"/>
        </w:rPr>
        <w:t xml:space="preserve"> (Updated on 5 July)</w:t>
      </w:r>
      <w:r w:rsidR="02DA4384">
        <w:rPr>
          <w:noProof/>
        </w:rPr>
        <w:drawing>
          <wp:inline distT="0" distB="0" distL="0" distR="0" wp14:anchorId="0BB55C76" wp14:editId="7CDA2896">
            <wp:extent cx="2401842" cy="1231913"/>
            <wp:effectExtent l="0" t="0" r="0" b="0"/>
            <wp:docPr id="1829263855" name="Picture 1829263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42" cy="12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8F5D" w14:textId="0F5945E3" w:rsidR="6491A74C" w:rsidRDefault="74F91631" w:rsidP="004B17EA">
      <w:pPr>
        <w:pStyle w:val="ListParagraph"/>
        <w:numPr>
          <w:ilvl w:val="0"/>
          <w:numId w:val="2"/>
        </w:numPr>
        <w:rPr>
          <w:rFonts w:eastAsia="Calibri"/>
          <w:b/>
          <w:bCs/>
        </w:rPr>
      </w:pPr>
      <w:r w:rsidRPr="12FDED74">
        <w:rPr>
          <w:rFonts w:eastAsia="Calibri"/>
          <w:b/>
          <w:bCs/>
        </w:rPr>
        <w:t>E-redemption letter</w:t>
      </w:r>
    </w:p>
    <w:p w14:paraId="735B0017" w14:textId="76A6FE02" w:rsidR="1F938F08" w:rsidRPr="00C91CB7" w:rsidRDefault="6A706FC8" w:rsidP="004B17EA">
      <w:pPr>
        <w:pStyle w:val="ListParagraph"/>
        <w:numPr>
          <w:ilvl w:val="1"/>
          <w:numId w:val="2"/>
        </w:numPr>
        <w:rPr>
          <w:rFonts w:eastAsia="Calibri"/>
          <w:b/>
          <w:bCs/>
          <w:lang w:val="en-US"/>
        </w:rPr>
      </w:pPr>
      <w:r w:rsidRPr="12FDED74">
        <w:rPr>
          <w:rFonts w:ascii="Calibri" w:eastAsia="Calibri" w:hAnsi="Calibri" w:cs="Calibri"/>
        </w:rPr>
        <w:t xml:space="preserve">E-redemption letter </w:t>
      </w:r>
      <w:r w:rsidR="335376E2" w:rsidRPr="12FDED74">
        <w:rPr>
          <w:rFonts w:ascii="Calibri" w:eastAsia="Calibri" w:hAnsi="Calibri" w:cs="Calibri"/>
        </w:rPr>
        <w:t xml:space="preserve">link </w:t>
      </w:r>
      <w:r w:rsidRPr="12FDED74">
        <w:rPr>
          <w:rFonts w:ascii="Calibri" w:eastAsia="Calibri" w:hAnsi="Calibri" w:cs="Calibri"/>
        </w:rPr>
        <w:t xml:space="preserve">will be </w:t>
      </w:r>
      <w:r w:rsidRPr="12FDED74">
        <w:rPr>
          <w:rFonts w:ascii="Calibri" w:eastAsia="Calibri" w:hAnsi="Calibri" w:cs="Calibri"/>
          <w:u w:val="single"/>
        </w:rPr>
        <w:t xml:space="preserve">attached in </w:t>
      </w:r>
      <w:r w:rsidRPr="12FDED74">
        <w:rPr>
          <w:rFonts w:ascii="Calibri" w:eastAsia="Calibri" w:hAnsi="Calibri" w:cs="Calibri"/>
        </w:rPr>
        <w:t>the Order confirmation emai</w:t>
      </w:r>
      <w:r w:rsidR="00C91CB7">
        <w:rPr>
          <w:rFonts w:ascii="Calibri" w:eastAsiaTheme="minorEastAsia" w:hAnsi="Calibri" w:cs="Calibri" w:hint="eastAsia"/>
          <w:lang w:eastAsia="zh-TW"/>
        </w:rPr>
        <w:t>l</w:t>
      </w:r>
      <w:r w:rsidR="47DE4BDA" w:rsidRPr="12FDED74">
        <w:rPr>
          <w:rFonts w:ascii="Calibri" w:eastAsia="Calibri" w:hAnsi="Calibri" w:cs="Calibri"/>
          <w:b/>
          <w:bCs/>
        </w:rPr>
        <w:t xml:space="preserve">. </w:t>
      </w:r>
      <w:r w:rsidR="47DE4BDA" w:rsidRPr="12FDED74">
        <w:rPr>
          <w:rFonts w:ascii="Calibri" w:eastAsia="Calibri" w:hAnsi="Calibri" w:cs="Calibri"/>
        </w:rPr>
        <w:t>Customer can follow the link</w:t>
      </w:r>
      <w:r w:rsidR="47DE4BDA" w:rsidRPr="12FDED74">
        <w:rPr>
          <w:rFonts w:eastAsia="Calibri"/>
          <w:lang w:val="en-US"/>
        </w:rPr>
        <w:t xml:space="preserve"> to access "My Orders" and download the redemption letter.</w:t>
      </w:r>
    </w:p>
    <w:p w14:paraId="361B1BD9" w14:textId="29E55B87" w:rsidR="00C91CB7" w:rsidRPr="00C91CB7" w:rsidRDefault="1EF42DFC" w:rsidP="004B17EA">
      <w:pPr>
        <w:pStyle w:val="ListParagraph"/>
        <w:numPr>
          <w:ilvl w:val="1"/>
          <w:numId w:val="2"/>
        </w:numPr>
        <w:rPr>
          <w:rFonts w:eastAsia="Calibri"/>
          <w:b/>
          <w:bCs/>
          <w:color w:val="FF0000"/>
          <w:lang w:val="en-US"/>
        </w:rPr>
      </w:pPr>
      <w:r w:rsidRPr="779A1C6F">
        <w:rPr>
          <w:rFonts w:eastAsiaTheme="minorEastAsia"/>
          <w:color w:val="FF0000"/>
        </w:rPr>
        <w:t>(</w:t>
      </w:r>
      <w:r w:rsidR="00C91CB7" w:rsidRPr="779A1C6F">
        <w:rPr>
          <w:rFonts w:eastAsiaTheme="minorEastAsia" w:hint="eastAsia"/>
          <w:color w:val="FF0000"/>
          <w:highlight w:val="yellow"/>
        </w:rPr>
        <w:t>Phase 2</w:t>
      </w:r>
      <w:r w:rsidRPr="779A1C6F">
        <w:rPr>
          <w:rFonts w:eastAsiaTheme="minorEastAsia"/>
          <w:color w:val="FF0000"/>
        </w:rPr>
        <w:t>)</w:t>
      </w:r>
      <w:r w:rsidR="00C91CB7">
        <w:rPr>
          <w:rFonts w:ascii="Calibri" w:eastAsiaTheme="minorEastAsia" w:hAnsi="Calibri" w:cs="Calibri" w:hint="eastAsia"/>
          <w:color w:val="FF0000"/>
          <w:lang w:eastAsia="zh-TW"/>
        </w:rPr>
        <w:t xml:space="preserve"> </w:t>
      </w:r>
      <w:r w:rsidR="00727818" w:rsidRPr="00727818">
        <w:rPr>
          <w:rFonts w:ascii="Calibri" w:eastAsiaTheme="minorEastAsia" w:hAnsi="Calibri" w:cs="Calibri"/>
          <w:color w:val="FF0000"/>
          <w:lang w:eastAsia="zh-TW"/>
        </w:rPr>
        <w:t>The customer is allowed to download both the English and Chinese versions of the redemption letter, depending on the language they have selected.</w:t>
      </w:r>
    </w:p>
    <w:p w14:paraId="2C4E885C" w14:textId="00480F36" w:rsidR="10C0B4CD" w:rsidRDefault="00C9A4AC" w:rsidP="004B17EA">
      <w:pPr>
        <w:pStyle w:val="ListParagraph"/>
        <w:numPr>
          <w:ilvl w:val="0"/>
          <w:numId w:val="2"/>
        </w:numPr>
        <w:rPr>
          <w:rFonts w:eastAsia="Calibri"/>
          <w:b/>
          <w:bCs/>
        </w:rPr>
      </w:pPr>
      <w:r w:rsidRPr="12FDED74">
        <w:rPr>
          <w:rFonts w:eastAsia="Calibri"/>
          <w:b/>
          <w:bCs/>
        </w:rPr>
        <w:t>Invoice</w:t>
      </w:r>
    </w:p>
    <w:p w14:paraId="2E7D2F35" w14:textId="1D60C15D" w:rsidR="10C0B4CD" w:rsidRPr="00831528" w:rsidRDefault="3B0FBAE2" w:rsidP="004B17EA">
      <w:pPr>
        <w:pStyle w:val="ListParagraph"/>
        <w:numPr>
          <w:ilvl w:val="1"/>
          <w:numId w:val="2"/>
        </w:numPr>
        <w:rPr>
          <w:rFonts w:ascii="Calibri" w:eastAsia="Calibri" w:hAnsi="Calibri" w:cs="Calibri"/>
        </w:rPr>
      </w:pPr>
      <w:r w:rsidRPr="11BC1300">
        <w:rPr>
          <w:rFonts w:eastAsiaTheme="minorEastAsia"/>
          <w:color w:val="FF0000"/>
        </w:rPr>
        <w:t>(</w:t>
      </w:r>
      <w:r w:rsidRPr="11BC1300">
        <w:rPr>
          <w:rFonts w:eastAsiaTheme="minorEastAsia"/>
          <w:color w:val="FF0000"/>
          <w:highlight w:val="yellow"/>
        </w:rPr>
        <w:t>Phase 2</w:t>
      </w:r>
      <w:r w:rsidR="00606DBB" w:rsidRPr="11BC1300">
        <w:rPr>
          <w:rFonts w:eastAsiaTheme="minorEastAsia" w:hint="eastAsia"/>
          <w:color w:val="FF0000"/>
          <w:lang w:eastAsia="zh-TW"/>
        </w:rPr>
        <w:t xml:space="preserve"> </w:t>
      </w:r>
      <w:r w:rsidR="00606DBB" w:rsidRPr="11BC1300">
        <w:rPr>
          <w:rFonts w:ascii="Calibri" w:eastAsiaTheme="minorEastAsia" w:hAnsi="Calibri" w:cs="Calibri" w:hint="eastAsia"/>
          <w:color w:val="FF0000"/>
          <w:lang w:val="en-HK" w:eastAsia="zh-TW"/>
        </w:rPr>
        <w:t>Aug 2024</w:t>
      </w:r>
      <w:r w:rsidRPr="11BC1300">
        <w:rPr>
          <w:rFonts w:eastAsiaTheme="minorEastAsia"/>
          <w:color w:val="FF0000"/>
        </w:rPr>
        <w:t>)</w:t>
      </w:r>
      <w:r w:rsidRPr="11BC1300">
        <w:rPr>
          <w:rFonts w:ascii="Calibri" w:eastAsiaTheme="minorEastAsia" w:hAnsi="Calibri" w:cs="Calibri"/>
          <w:color w:val="FF0000"/>
          <w:lang w:eastAsia="zh-TW"/>
        </w:rPr>
        <w:t xml:space="preserve"> </w:t>
      </w:r>
      <w:r w:rsidR="1931BF53" w:rsidRPr="11BC1300">
        <w:rPr>
          <w:rFonts w:ascii="Calibri" w:eastAsia="Calibri" w:hAnsi="Calibri" w:cs="Calibri"/>
        </w:rPr>
        <w:t>Should include below attributes per product (apply to all product types</w:t>
      </w:r>
      <w:r w:rsidR="08D30677" w:rsidRPr="11BC1300">
        <w:rPr>
          <w:rFonts w:ascii="Calibri" w:eastAsia="Calibri" w:hAnsi="Calibri" w:cs="Calibri"/>
        </w:rPr>
        <w:t>)</w:t>
      </w:r>
      <w:r w:rsidR="636B4092" w:rsidRPr="11BC1300">
        <w:rPr>
          <w:rFonts w:ascii="Calibri" w:eastAsia="Calibri" w:hAnsi="Calibri" w:cs="Calibri"/>
        </w:rPr>
        <w:t>. According to language selected.</w:t>
      </w:r>
    </w:p>
    <w:p w14:paraId="3C1AE70B" w14:textId="498FC8B4" w:rsidR="10C0B4CD" w:rsidRDefault="535A8631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</w:rPr>
      </w:pPr>
      <w:r w:rsidRPr="11BC1300">
        <w:rPr>
          <w:rFonts w:ascii="Calibri" w:eastAsia="Calibri" w:hAnsi="Calibri" w:cs="Calibri"/>
          <w:lang w:val="en-US"/>
        </w:rPr>
        <w:t>&lt;&lt;Product name&gt;&gt; </w:t>
      </w:r>
    </w:p>
    <w:p w14:paraId="5A7CEB5B" w14:textId="1036DC0A" w:rsidR="555F4AF5" w:rsidRDefault="0F62210C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</w:rPr>
      </w:pPr>
      <w:r w:rsidRPr="11BC1300">
        <w:rPr>
          <w:rFonts w:ascii="Calibri" w:eastAsia="Calibri" w:hAnsi="Calibri" w:cs="Calibri"/>
          <w:lang w:val="en-US"/>
        </w:rPr>
        <w:t xml:space="preserve">&lt;&lt;IMEI&gt;&gt; </w:t>
      </w:r>
    </w:p>
    <w:p w14:paraId="1C896FBD" w14:textId="7F215185" w:rsidR="555F4AF5" w:rsidRDefault="2F4BC4D2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</w:rPr>
      </w:pPr>
      <w:r w:rsidRPr="11BC1300">
        <w:rPr>
          <w:rFonts w:ascii="Calibri" w:eastAsia="Calibri" w:hAnsi="Calibri" w:cs="Calibri"/>
          <w:lang w:val="en-US"/>
        </w:rPr>
        <w:t>&lt;&lt;Attributes&gt;&gt;</w:t>
      </w:r>
    </w:p>
    <w:p w14:paraId="5963F26C" w14:textId="54EC6B1A" w:rsidR="16379ACA" w:rsidRDefault="5C89A5B8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  <w:lang w:val="en-US"/>
        </w:rPr>
      </w:pPr>
      <w:r w:rsidRPr="11BC1300">
        <w:rPr>
          <w:rFonts w:ascii="Calibri" w:eastAsia="Calibri" w:hAnsi="Calibri" w:cs="Calibri"/>
          <w:lang w:val="en-US"/>
        </w:rPr>
        <w:t>&lt;&lt;</w:t>
      </w:r>
      <w:r w:rsidR="5C0E206A" w:rsidRPr="11BC1300">
        <w:rPr>
          <w:rFonts w:ascii="Calibri" w:eastAsia="Calibri" w:hAnsi="Calibri" w:cs="Calibri"/>
          <w:lang w:val="en-US"/>
        </w:rPr>
        <w:t>REE</w:t>
      </w:r>
      <w:r w:rsidRPr="11BC1300">
        <w:rPr>
          <w:rFonts w:ascii="Calibri" w:eastAsia="Calibri" w:hAnsi="Calibri" w:cs="Calibri"/>
          <w:lang w:val="en-US"/>
        </w:rPr>
        <w:t>&gt;&gt;</w:t>
      </w:r>
    </w:p>
    <w:p w14:paraId="799BE10C" w14:textId="4D769248" w:rsidR="52386B44" w:rsidRDefault="52386B44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  <w:strike/>
          <w:color w:val="FF0000"/>
          <w:lang w:val="en-US"/>
        </w:rPr>
      </w:pPr>
      <w:r w:rsidRPr="50EDDAF4">
        <w:rPr>
          <w:rFonts w:ascii="Calibri" w:eastAsia="Calibri" w:hAnsi="Calibri" w:cs="Calibri"/>
          <w:strike/>
          <w:color w:val="FF0000"/>
          <w:lang w:val="en-US"/>
        </w:rPr>
        <w:t>[&lt;&lt;Delivery Type &gt;&gt; - &lt;&lt;Merchant Name&gt;&gt;]</w:t>
      </w:r>
      <w:r w:rsidR="3547E44F" w:rsidRPr="50EDDAF4">
        <w:rPr>
          <w:rFonts w:ascii="Calibri" w:eastAsia="Calibri" w:hAnsi="Calibri" w:cs="Calibri"/>
          <w:strike/>
          <w:color w:val="FF0000"/>
          <w:lang w:val="en-US"/>
        </w:rPr>
        <w:t xml:space="preserve"> (e.g. [Home Delivery], [Merchant Delivery – Samsung])</w:t>
      </w:r>
    </w:p>
    <w:p w14:paraId="4B3D3C62" w14:textId="087CC4CB" w:rsidR="777D1B6C" w:rsidRPr="00831528" w:rsidRDefault="3BFA1637" w:rsidP="004B17EA">
      <w:pPr>
        <w:pStyle w:val="ListParagraph"/>
        <w:numPr>
          <w:ilvl w:val="2"/>
          <w:numId w:val="2"/>
        </w:numPr>
        <w:rPr>
          <w:rStyle w:val="CommentReference"/>
          <w:sz w:val="22"/>
          <w:szCs w:val="22"/>
        </w:rPr>
      </w:pPr>
      <w:r w:rsidRPr="11BC1300">
        <w:rPr>
          <w:rFonts w:ascii="Calibri" w:eastAsia="Calibri" w:hAnsi="Calibri" w:cs="Calibri"/>
          <w:lang w:val="en-US"/>
        </w:rPr>
        <w:t>[</w:t>
      </w:r>
      <w:r w:rsidR="3855FE9A" w:rsidRPr="11BC1300">
        <w:rPr>
          <w:rFonts w:ascii="Calibri" w:eastAsia="Calibri" w:hAnsi="Calibri" w:cs="Calibri"/>
          <w:lang w:val="en-US"/>
        </w:rPr>
        <w:t>&lt;&lt;</w:t>
      </w:r>
      <w:r w:rsidR="37E120AF" w:rsidRPr="11BC1300">
        <w:rPr>
          <w:rFonts w:ascii="Calibri" w:eastAsia="Calibri" w:hAnsi="Calibri" w:cs="Calibri"/>
          <w:lang w:val="en-US"/>
        </w:rPr>
        <w:t>Delivery Date</w:t>
      </w:r>
      <w:r w:rsidR="3855FE9A" w:rsidRPr="11BC1300">
        <w:rPr>
          <w:rFonts w:ascii="Calibri" w:eastAsia="Calibri" w:hAnsi="Calibri" w:cs="Calibri"/>
          <w:lang w:val="en-US"/>
        </w:rPr>
        <w:t>&gt;&gt;</w:t>
      </w:r>
      <w:r w:rsidR="2FC2F619" w:rsidRPr="11BC1300">
        <w:rPr>
          <w:rFonts w:ascii="Calibri" w:eastAsia="Calibri" w:hAnsi="Calibri" w:cs="Calibri"/>
          <w:lang w:val="en-US"/>
        </w:rPr>
        <w:t>]</w:t>
      </w:r>
      <w:r w:rsidR="33C803A2" w:rsidRPr="11BC1300">
        <w:rPr>
          <w:rFonts w:ascii="Calibri" w:eastAsia="Calibri" w:hAnsi="Calibri" w:cs="Calibri"/>
          <w:lang w:val="en-US"/>
        </w:rPr>
        <w:t xml:space="preserve"> (show “N/A” if not applicable</w:t>
      </w:r>
      <w:r w:rsidR="30248F3C" w:rsidRPr="11BC1300">
        <w:rPr>
          <w:rFonts w:ascii="Calibri" w:eastAsia="Calibri" w:hAnsi="Calibri" w:cs="Calibri"/>
          <w:lang w:val="en-US"/>
        </w:rPr>
        <w:t>)</w:t>
      </w:r>
      <w:commentRangeStart w:id="52"/>
      <w:commentRangeStart w:id="53"/>
      <w:commentRangeEnd w:id="52"/>
      <w:r>
        <w:rPr>
          <w:rStyle w:val="CommentReference"/>
        </w:rPr>
        <w:commentReference w:id="52"/>
      </w:r>
      <w:commentRangeEnd w:id="53"/>
      <w:r>
        <w:rPr>
          <w:rStyle w:val="CommentReference"/>
        </w:rPr>
        <w:commentReference w:id="53"/>
      </w:r>
    </w:p>
    <w:p w14:paraId="6FF98760" w14:textId="65A0792A" w:rsidR="6B8D7AAD" w:rsidRDefault="6B8D7AAD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  <w:strike/>
          <w:color w:val="FF0000"/>
          <w:lang w:val="en-US"/>
        </w:rPr>
      </w:pPr>
      <w:r w:rsidRPr="50EDDAF4">
        <w:rPr>
          <w:rFonts w:ascii="Calibri" w:eastAsia="Calibri" w:hAnsi="Calibri" w:cs="Calibri"/>
          <w:strike/>
          <w:color w:val="FF0000"/>
          <w:lang w:val="en-US"/>
        </w:rPr>
        <w:t>&lt;&lt;Appointment Method&gt;&gt; : &lt;&lt;Contact Number&gt;&gt;</w:t>
      </w:r>
      <w:r w:rsidR="3A51D659" w:rsidRPr="50EDDAF4">
        <w:rPr>
          <w:rFonts w:ascii="Calibri" w:eastAsia="Calibri" w:hAnsi="Calibri" w:cs="Calibri"/>
          <w:strike/>
          <w:color w:val="FF0000"/>
          <w:lang w:val="en-US"/>
        </w:rPr>
        <w:t xml:space="preserve"> </w:t>
      </w:r>
      <w:r w:rsidR="4A2E7392" w:rsidRPr="50EDDAF4">
        <w:rPr>
          <w:rFonts w:ascii="Calibri" w:eastAsia="Calibri" w:hAnsi="Calibri" w:cs="Calibri"/>
          <w:strike/>
          <w:color w:val="FF0000"/>
          <w:lang w:val="en-US"/>
        </w:rPr>
        <w:t>/</w:t>
      </w:r>
      <w:r w:rsidR="3A51D659" w:rsidRPr="50EDDAF4">
        <w:rPr>
          <w:rFonts w:ascii="Calibri" w:eastAsia="Calibri" w:hAnsi="Calibri" w:cs="Calibri"/>
          <w:strike/>
          <w:color w:val="FF0000"/>
          <w:lang w:val="en-US"/>
        </w:rPr>
        <w:t xml:space="preserve"> </w:t>
      </w:r>
      <w:r w:rsidR="4A2E7392" w:rsidRPr="50EDDAF4">
        <w:rPr>
          <w:rFonts w:ascii="Calibri" w:eastAsia="Calibri" w:hAnsi="Calibri" w:cs="Calibri"/>
          <w:strike/>
          <w:color w:val="FF0000"/>
          <w:lang w:val="en-US"/>
        </w:rPr>
        <w:t>&lt;&lt;</w:t>
      </w:r>
      <w:r w:rsidR="3BEE6FE0" w:rsidRPr="50EDDAF4">
        <w:rPr>
          <w:rFonts w:ascii="Calibri" w:eastAsia="Calibri" w:hAnsi="Calibri" w:cs="Calibri"/>
          <w:strike/>
          <w:color w:val="FF0000"/>
          <w:lang w:val="en-US"/>
        </w:rPr>
        <w:t>Email&gt;&gt; (use “/” to separate if more than one contact info)</w:t>
      </w:r>
    </w:p>
    <w:p w14:paraId="7F880765" w14:textId="0BAE419C" w:rsidR="6B8D7AAD" w:rsidRDefault="6B8D7AAD" w:rsidP="004B17EA">
      <w:pPr>
        <w:pStyle w:val="ListParagraph"/>
        <w:numPr>
          <w:ilvl w:val="2"/>
          <w:numId w:val="2"/>
        </w:numPr>
        <w:spacing w:before="120" w:after="120" w:line="200" w:lineRule="exact"/>
        <w:rPr>
          <w:rFonts w:ascii="Calibri" w:eastAsia="Calibri" w:hAnsi="Calibri" w:cs="Calibri"/>
          <w:strike/>
          <w:color w:val="FF0000"/>
          <w:lang w:val="en-US"/>
        </w:rPr>
      </w:pPr>
      <w:r w:rsidRPr="50EDDAF4">
        <w:rPr>
          <w:rFonts w:ascii="Calibri" w:eastAsia="Calibri" w:hAnsi="Calibri" w:cs="Calibri"/>
          <w:strike/>
          <w:color w:val="FF0000"/>
          <w:lang w:val="en-US"/>
        </w:rPr>
        <w:t>&lt;&lt;Appointment Detail&gt;&gt;</w:t>
      </w:r>
    </w:p>
    <w:p w14:paraId="66ED4E52" w14:textId="338870AD" w:rsidR="6B8D7AAD" w:rsidRDefault="6B8D7AAD" w:rsidP="004B17EA">
      <w:pPr>
        <w:pStyle w:val="ListParagraph"/>
        <w:numPr>
          <w:ilvl w:val="2"/>
          <w:numId w:val="2"/>
        </w:numPr>
        <w:spacing w:before="120" w:after="120" w:line="200" w:lineRule="exact"/>
        <w:rPr>
          <w:rFonts w:ascii="Calibri" w:eastAsia="Calibri" w:hAnsi="Calibri" w:cs="Calibri"/>
          <w:strike/>
          <w:color w:val="FF0000"/>
          <w:lang w:val="en-US"/>
        </w:rPr>
      </w:pPr>
      <w:r w:rsidRPr="50EDDAF4">
        <w:rPr>
          <w:rFonts w:ascii="Calibri" w:eastAsia="Calibri" w:hAnsi="Calibri" w:cs="Calibri"/>
          <w:strike/>
          <w:color w:val="FF0000"/>
          <w:lang w:val="en-US"/>
        </w:rPr>
        <w:t>&lt;&lt;DOA Policy&gt;&gt;</w:t>
      </w:r>
    </w:p>
    <w:p w14:paraId="33A0A9E3" w14:textId="70F57853" w:rsidR="00884067" w:rsidRDefault="6B8D7AAD" w:rsidP="004B17EA">
      <w:pPr>
        <w:pStyle w:val="ListParagraph"/>
        <w:numPr>
          <w:ilvl w:val="2"/>
          <w:numId w:val="2"/>
        </w:numPr>
        <w:spacing w:before="120" w:after="120" w:line="200" w:lineRule="exact"/>
        <w:rPr>
          <w:rFonts w:ascii="Calibri" w:eastAsia="Calibri" w:hAnsi="Calibri" w:cs="Calibri"/>
          <w:strike/>
          <w:color w:val="FF0000"/>
          <w:lang w:val="en-US"/>
        </w:rPr>
      </w:pPr>
      <w:r w:rsidRPr="50EDDAF4">
        <w:rPr>
          <w:rFonts w:ascii="Calibri" w:eastAsia="Calibri" w:hAnsi="Calibri" w:cs="Calibri"/>
          <w:strike/>
          <w:color w:val="FF0000"/>
          <w:lang w:val="en-US"/>
        </w:rPr>
        <w:t>&lt;&lt;Invoice Remarks&gt;&gt;</w:t>
      </w:r>
    </w:p>
    <w:p w14:paraId="43C966CC" w14:textId="13F8D77A" w:rsidR="00884067" w:rsidRPr="00884067" w:rsidRDefault="79F58FA2" w:rsidP="004B17EA">
      <w:pPr>
        <w:pStyle w:val="ListParagraph"/>
        <w:numPr>
          <w:ilvl w:val="2"/>
          <w:numId w:val="2"/>
        </w:numPr>
        <w:spacing w:before="120" w:after="120" w:line="200" w:lineRule="exact"/>
        <w:rPr>
          <w:rFonts w:ascii="Calibri" w:eastAsia="Calibri" w:hAnsi="Calibri" w:cs="Calibri"/>
          <w:color w:val="FF0000"/>
          <w:lang w:val="en-US"/>
        </w:rPr>
      </w:pPr>
      <w:r w:rsidRPr="11BC1300">
        <w:rPr>
          <w:rFonts w:ascii="Calibri" w:eastAsia="Calibri" w:hAnsi="Calibri" w:cs="Calibri"/>
          <w:lang w:val="en-US"/>
        </w:rPr>
        <w:t>&lt;&lt;</w:t>
      </w:r>
      <w:proofErr w:type="spellStart"/>
      <w:r w:rsidRPr="11BC1300">
        <w:rPr>
          <w:rFonts w:ascii="Calibri" w:eastAsia="Calibri" w:hAnsi="Calibri" w:cs="Calibri"/>
          <w:lang w:val="en-HK"/>
        </w:rPr>
        <w:t>mega_checkbox_terms</w:t>
      </w:r>
      <w:proofErr w:type="spellEnd"/>
      <w:r w:rsidRPr="11BC1300">
        <w:rPr>
          <w:rFonts w:ascii="Calibri" w:eastAsia="Calibri" w:hAnsi="Calibri" w:cs="Calibri"/>
          <w:lang w:val="en-HK"/>
        </w:rPr>
        <w:t>&gt;&gt;</w:t>
      </w:r>
      <w:r w:rsidRPr="11BC1300">
        <w:rPr>
          <w:rFonts w:ascii="Calibri" w:eastAsia="Calibri" w:hAnsi="Calibri" w:cs="Calibri"/>
          <w:lang w:val="en-US"/>
        </w:rPr>
        <w:t xml:space="preserve"> </w:t>
      </w:r>
      <w:r w:rsidRPr="11BC1300">
        <w:rPr>
          <w:rFonts w:ascii="Calibri" w:eastAsia="Calibri" w:hAnsi="Calibri" w:cs="Calibri"/>
        </w:rPr>
        <w:t>(if applicable)</w:t>
      </w:r>
      <w:r w:rsidR="2B583797" w:rsidRPr="11BC1300">
        <w:rPr>
          <w:rFonts w:ascii="Calibri" w:eastAsia="Calibri" w:hAnsi="Calibri" w:cs="Calibri"/>
        </w:rPr>
        <w:t xml:space="preserve"> </w:t>
      </w:r>
      <w:r>
        <w:br/>
      </w:r>
      <w:r>
        <w:br/>
      </w:r>
      <w:r w:rsidR="1857CD20" w:rsidRPr="50EDDAF4">
        <w:rPr>
          <w:rFonts w:ascii="Calibri" w:eastAsia="Calibri" w:hAnsi="Calibri" w:cs="Calibri"/>
        </w:rPr>
        <w:t>Example:</w:t>
      </w:r>
      <w:r w:rsidR="00884067" w:rsidRPr="50EDDAF4">
        <w:rPr>
          <w:rFonts w:ascii="Calibri" w:eastAsia="Calibri" w:hAnsi="Calibri" w:cs="Calibri"/>
        </w:rPr>
        <w:t xml:space="preserve"> </w:t>
      </w:r>
      <w:hyperlink r:id="rId35">
        <w:r w:rsidR="00884067" w:rsidRPr="50EDDAF4">
          <w:rPr>
            <w:rStyle w:val="Hyperlink"/>
          </w:rPr>
          <w:t>7.1_</w:t>
        </w:r>
        <w:proofErr w:type="spellStart"/>
        <w:r w:rsidR="00884067" w:rsidRPr="50EDDAF4">
          <w:rPr>
            <w:rStyle w:val="Hyperlink"/>
            <w:rFonts w:ascii="PMingLiU" w:hAnsi="PMingLiU" w:cs="PMingLiU"/>
          </w:rPr>
          <w:t>收據</w:t>
        </w:r>
        <w:proofErr w:type="spellEnd"/>
        <w:r w:rsidR="00884067" w:rsidRPr="50EDDAF4">
          <w:rPr>
            <w:rStyle w:val="Hyperlink"/>
          </w:rPr>
          <w:t>_20240621.docx</w:t>
        </w:r>
      </w:hyperlink>
    </w:p>
    <w:p w14:paraId="40AE24F7" w14:textId="400AD851" w:rsidR="777D1B6C" w:rsidRDefault="1857CD20" w:rsidP="00884067">
      <w:pPr>
        <w:pStyle w:val="ListParagraph"/>
        <w:ind w:left="2160"/>
      </w:pPr>
      <w:r w:rsidRPr="7B4B73AC">
        <w:rPr>
          <w:rFonts w:ascii="Calibri" w:eastAsia="Calibri" w:hAnsi="Calibri" w:cs="Calibri"/>
        </w:rPr>
        <w:lastRenderedPageBreak/>
        <w:t xml:space="preserve"> </w:t>
      </w:r>
      <w:r w:rsidR="79F58FA2">
        <w:br/>
      </w:r>
      <w:r w:rsidR="333731B2">
        <w:rPr>
          <w:noProof/>
        </w:rPr>
        <w:drawing>
          <wp:inline distT="0" distB="0" distL="0" distR="0" wp14:anchorId="2D9F2888" wp14:editId="179EE605">
            <wp:extent cx="6413896" cy="2004343"/>
            <wp:effectExtent l="0" t="0" r="0" b="0"/>
            <wp:docPr id="798134120" name="Picture 79813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96" cy="20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9183" w14:textId="4368BBD8" w:rsidR="21CA65DB" w:rsidRDefault="21CA65DB" w:rsidP="2C54B18D">
      <w:pPr>
        <w:pStyle w:val="ListParagraph"/>
        <w:rPr>
          <w:rFonts w:ascii="Calibri" w:eastAsia="Calibri" w:hAnsi="Calibri" w:cs="Calibri"/>
        </w:rPr>
      </w:pPr>
    </w:p>
    <w:p w14:paraId="462124FC" w14:textId="4381B9EC" w:rsidR="00283070" w:rsidRPr="00D3482A" w:rsidRDefault="091767AE" w:rsidP="004B17EA">
      <w:pPr>
        <w:pStyle w:val="ListParagraph"/>
        <w:numPr>
          <w:ilvl w:val="1"/>
          <w:numId w:val="2"/>
        </w:numPr>
        <w:rPr>
          <w:rStyle w:val="ui-provider"/>
          <w:rFonts w:ascii="Calibri" w:eastAsia="Calibri" w:hAnsi="Calibri" w:cs="Calibri"/>
        </w:rPr>
      </w:pPr>
      <w:r w:rsidRPr="12FDED74">
        <w:rPr>
          <w:rStyle w:val="ui-provider"/>
        </w:rPr>
        <w:t xml:space="preserve">Below virtual product, show N/A for Delivery Date (Updated on 14 </w:t>
      </w:r>
      <w:proofErr w:type="gramStart"/>
      <w:r w:rsidRPr="12FDED74">
        <w:rPr>
          <w:rStyle w:val="ui-provider"/>
        </w:rPr>
        <w:t>May,</w:t>
      </w:r>
      <w:proofErr w:type="gramEnd"/>
      <w:r w:rsidRPr="12FDED74">
        <w:rPr>
          <w:rStyle w:val="ui-provider"/>
        </w:rPr>
        <w:t xml:space="preserve"> 2024)</w:t>
      </w:r>
    </w:p>
    <w:p w14:paraId="5887668A" w14:textId="133DDBF6" w:rsidR="00D3482A" w:rsidRPr="00C91CB7" w:rsidRDefault="595A84DE" w:rsidP="004B17EA">
      <w:pPr>
        <w:pStyle w:val="ListParagraph"/>
        <w:numPr>
          <w:ilvl w:val="1"/>
          <w:numId w:val="2"/>
        </w:numPr>
        <w:rPr>
          <w:rFonts w:eastAsia="Calibri"/>
          <w:b/>
          <w:bCs/>
          <w:color w:val="FF0000"/>
          <w:lang w:val="en-US"/>
        </w:rPr>
      </w:pPr>
      <w:r w:rsidRPr="779A1C6F">
        <w:rPr>
          <w:rFonts w:eastAsiaTheme="minorEastAsia"/>
          <w:color w:val="FF0000"/>
        </w:rPr>
        <w:t>(</w:t>
      </w:r>
      <w:r w:rsidR="00D3482A" w:rsidRPr="779A1C6F">
        <w:rPr>
          <w:rFonts w:eastAsiaTheme="minorEastAsia" w:hint="eastAsia"/>
          <w:color w:val="FF0000"/>
          <w:highlight w:val="yellow"/>
        </w:rPr>
        <w:t>Phase 2</w:t>
      </w:r>
      <w:r w:rsidRPr="779A1C6F">
        <w:rPr>
          <w:rFonts w:eastAsiaTheme="minorEastAsia"/>
          <w:color w:val="FF0000"/>
        </w:rPr>
        <w:t>)</w:t>
      </w:r>
      <w:r w:rsidR="00D3482A">
        <w:rPr>
          <w:rFonts w:ascii="Calibri" w:eastAsiaTheme="minorEastAsia" w:hAnsi="Calibri" w:cs="Calibri" w:hint="eastAsia"/>
          <w:color w:val="FF0000"/>
          <w:lang w:eastAsia="zh-TW"/>
        </w:rPr>
        <w:t xml:space="preserve"> </w:t>
      </w:r>
      <w:r w:rsidR="00D3482A" w:rsidRPr="00727818">
        <w:rPr>
          <w:rFonts w:ascii="Calibri" w:eastAsiaTheme="minorEastAsia" w:hAnsi="Calibri" w:cs="Calibri"/>
          <w:color w:val="FF0000"/>
          <w:lang w:eastAsia="zh-TW"/>
        </w:rPr>
        <w:t xml:space="preserve">The customer is allowed to download both the English and Chinese versions of the </w:t>
      </w:r>
      <w:r w:rsidR="00D3482A">
        <w:rPr>
          <w:rFonts w:ascii="Calibri" w:eastAsiaTheme="minorEastAsia" w:hAnsi="Calibri" w:cs="Calibri" w:hint="eastAsia"/>
          <w:color w:val="FF0000"/>
          <w:lang w:eastAsia="zh-TW"/>
        </w:rPr>
        <w:t>invoice</w:t>
      </w:r>
      <w:r w:rsidR="00D3482A" w:rsidRPr="00727818">
        <w:rPr>
          <w:rFonts w:ascii="Calibri" w:eastAsiaTheme="minorEastAsia" w:hAnsi="Calibri" w:cs="Calibri"/>
          <w:color w:val="FF0000"/>
          <w:lang w:eastAsia="zh-TW"/>
        </w:rPr>
        <w:t>, depending on the language they have selected.</w:t>
      </w:r>
    </w:p>
    <w:p w14:paraId="40CCD888" w14:textId="70F1BB52" w:rsidR="69430A9E" w:rsidRDefault="76E1CABF" w:rsidP="004B17EA">
      <w:pPr>
        <w:pStyle w:val="ListParagraph"/>
        <w:numPr>
          <w:ilvl w:val="1"/>
          <w:numId w:val="2"/>
        </w:numPr>
        <w:rPr>
          <w:rFonts w:eastAsiaTheme="minorEastAsia"/>
          <w:color w:val="FF0000"/>
        </w:rPr>
      </w:pPr>
      <w:r w:rsidRPr="7B4B73AC">
        <w:rPr>
          <w:rFonts w:eastAsiaTheme="minorEastAsia"/>
          <w:color w:val="FF0000"/>
          <w:highlight w:val="yellow"/>
        </w:rPr>
        <w:t xml:space="preserve">(Phase 2 </w:t>
      </w:r>
      <w:r w:rsidRPr="7B4B73AC">
        <w:rPr>
          <w:rFonts w:ascii="Calibri" w:eastAsiaTheme="minorEastAsia" w:hAnsi="Calibri" w:cs="Calibri"/>
          <w:color w:val="FF0000"/>
          <w:highlight w:val="yellow"/>
          <w:lang w:val="en-HK" w:eastAsia="zh-TW"/>
        </w:rPr>
        <w:t>Aug 2024</w:t>
      </w:r>
      <w:r w:rsidRPr="7B4B73AC">
        <w:rPr>
          <w:rFonts w:eastAsiaTheme="minorEastAsia"/>
          <w:color w:val="FF0000"/>
          <w:highlight w:val="yellow"/>
        </w:rPr>
        <w:t>)</w:t>
      </w:r>
      <w:r w:rsidR="6D7E6AA6" w:rsidRPr="7B4B73AC">
        <w:rPr>
          <w:rFonts w:eastAsiaTheme="minorEastAsia"/>
          <w:color w:val="FF0000"/>
        </w:rPr>
        <w:t xml:space="preserve"> </w:t>
      </w:r>
      <w:r w:rsidR="69430A9E" w:rsidRPr="7B4B73AC">
        <w:rPr>
          <w:rFonts w:eastAsiaTheme="minorEastAsia"/>
          <w:color w:val="FF0000"/>
        </w:rPr>
        <w:t xml:space="preserve">Delivery Fee Summary  </w:t>
      </w:r>
    </w:p>
    <w:p w14:paraId="44704BFA" w14:textId="77777777" w:rsidR="00432F23" w:rsidRDefault="00432F23" w:rsidP="004B17EA">
      <w:pPr>
        <w:pStyle w:val="ListParagraph"/>
        <w:numPr>
          <w:ilvl w:val="2"/>
          <w:numId w:val="2"/>
        </w:numPr>
        <w:rPr>
          <w:rFonts w:ascii="Calibri" w:eastAsia="Calibri" w:hAnsi="Calibri" w:cs="Calibri"/>
          <w:color w:val="FF0000"/>
        </w:rPr>
      </w:pPr>
      <w:r w:rsidRPr="7B4B73AC">
        <w:rPr>
          <w:rFonts w:ascii="Calibri" w:eastAsia="Calibri" w:hAnsi="Calibri" w:cs="Calibri"/>
          <w:color w:val="FF0000"/>
        </w:rPr>
        <w:t xml:space="preserve">Shows </w:t>
      </w:r>
      <w:r w:rsidRPr="7B4B73AC">
        <w:rPr>
          <w:color w:val="FF0000"/>
        </w:rPr>
        <w:t xml:space="preserve">delivery fee </w:t>
      </w:r>
      <w:r>
        <w:rPr>
          <w:color w:val="FF0000"/>
        </w:rPr>
        <w:t xml:space="preserve">breakdown by </w:t>
      </w:r>
      <w:r w:rsidRPr="7B4B73AC">
        <w:rPr>
          <w:color w:val="FF0000"/>
        </w:rPr>
        <w:t>delivery types (e.g. Delivery by Appointment)</w:t>
      </w:r>
      <w:r>
        <w:rPr>
          <w:color w:val="FF0000"/>
        </w:rPr>
        <w:t xml:space="preserve"> (Updated on 5 July)</w:t>
      </w:r>
    </w:p>
    <w:tbl>
      <w:tblPr>
        <w:tblStyle w:val="TableGrid"/>
        <w:tblW w:w="10053" w:type="dxa"/>
        <w:tblLook w:val="06A0" w:firstRow="1" w:lastRow="0" w:firstColumn="1" w:lastColumn="0" w:noHBand="1" w:noVBand="1"/>
      </w:tblPr>
      <w:tblGrid>
        <w:gridCol w:w="5417"/>
        <w:gridCol w:w="4636"/>
      </w:tblGrid>
      <w:tr w:rsidR="45EC82E9" w14:paraId="3C5179E5" w14:textId="77777777" w:rsidTr="1CC08DF4">
        <w:trPr>
          <w:trHeight w:val="300"/>
        </w:trPr>
        <w:tc>
          <w:tcPr>
            <w:tcW w:w="5400" w:type="dxa"/>
            <w:shd w:val="clear" w:color="auto" w:fill="D9D9D9" w:themeFill="background1" w:themeFillShade="D9"/>
            <w:vAlign w:val="center"/>
          </w:tcPr>
          <w:p w14:paraId="7FEB6F8D" w14:textId="1BD7FB58" w:rsidR="45EC82E9" w:rsidRDefault="42E2703A" w:rsidP="12919CFF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66401AA7">
              <w:rPr>
                <w:rFonts w:ascii="Calibri" w:eastAsia="Calibri" w:hAnsi="Calibri" w:cs="Calibri"/>
                <w:b/>
                <w:bCs/>
              </w:rPr>
              <w:t>Order Confirmation email:</w:t>
            </w:r>
          </w:p>
        </w:tc>
        <w:tc>
          <w:tcPr>
            <w:tcW w:w="4653" w:type="dxa"/>
            <w:shd w:val="clear" w:color="auto" w:fill="D9D9D9" w:themeFill="background1" w:themeFillShade="D9"/>
            <w:vAlign w:val="center"/>
          </w:tcPr>
          <w:p w14:paraId="7129EEF7" w14:textId="2679732F" w:rsidR="42E2703A" w:rsidRDefault="42E2703A" w:rsidP="12919CFF">
            <w:pPr>
              <w:rPr>
                <w:rFonts w:ascii="Calibri" w:eastAsia="Calibri" w:hAnsi="Calibri" w:cs="Calibri"/>
                <w:b/>
                <w:bCs/>
                <w:color w:val="FF0000"/>
              </w:rPr>
            </w:pPr>
            <w:r w:rsidRPr="12919CFF">
              <w:rPr>
                <w:rFonts w:ascii="Calibri" w:eastAsia="Calibri" w:hAnsi="Calibri" w:cs="Calibri"/>
                <w:b/>
                <w:bCs/>
              </w:rPr>
              <w:t>E-redemption letter:</w:t>
            </w:r>
          </w:p>
        </w:tc>
      </w:tr>
      <w:tr w:rsidR="45EC82E9" w14:paraId="6DFD7E27" w14:textId="77777777" w:rsidTr="1CC08DF4">
        <w:trPr>
          <w:trHeight w:val="300"/>
        </w:trPr>
        <w:tc>
          <w:tcPr>
            <w:tcW w:w="5400" w:type="dxa"/>
            <w:vAlign w:val="center"/>
          </w:tcPr>
          <w:p w14:paraId="68EEB2FE" w14:textId="5E71AB95" w:rsidR="45EC82E9" w:rsidRDefault="7BEB235F" w:rsidP="43F99D40">
            <w:r>
              <w:rPr>
                <w:noProof/>
              </w:rPr>
              <w:lastRenderedPageBreak/>
              <w:drawing>
                <wp:inline distT="0" distB="0" distL="0" distR="0" wp14:anchorId="713A1B0E" wp14:editId="70C6ACC4">
                  <wp:extent cx="3302648" cy="4235683"/>
                  <wp:effectExtent l="0" t="0" r="0" b="0"/>
                  <wp:docPr id="1938460445" name="Picture 1938460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648" cy="4235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3" w:type="dxa"/>
            <w:vAlign w:val="center"/>
          </w:tcPr>
          <w:p w14:paraId="7A465F83" w14:textId="2A66F694" w:rsidR="12919CFF" w:rsidRDefault="2E241694" w:rsidP="12919CFF">
            <w:r>
              <w:rPr>
                <w:noProof/>
              </w:rPr>
              <w:drawing>
                <wp:inline distT="0" distB="0" distL="0" distR="0" wp14:anchorId="64AAF8AA" wp14:editId="41F21CE8">
                  <wp:extent cx="2742640" cy="2290345"/>
                  <wp:effectExtent l="0" t="0" r="0" b="0"/>
                  <wp:docPr id="768566043" name="Picture 768566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856604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640" cy="229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20E8F" w14:textId="3EF45A2D" w:rsidR="6491A74C" w:rsidRDefault="6491A74C" w:rsidP="44BB8E43">
      <w:pPr>
        <w:rPr>
          <w:rFonts w:ascii="Calibri" w:eastAsia="Calibri" w:hAnsi="Calibri" w:cs="Calibri"/>
        </w:rPr>
      </w:pPr>
    </w:p>
    <w:p w14:paraId="7B47295F" w14:textId="1201CA42" w:rsidR="7BA3F417" w:rsidRDefault="7BA3F417" w:rsidP="7BA3F417">
      <w:pPr>
        <w:rPr>
          <w:rFonts w:ascii="Calibri" w:eastAsia="Calibri" w:hAnsi="Calibri" w:cs="Calibri"/>
        </w:rPr>
      </w:pPr>
    </w:p>
    <w:p w14:paraId="64DCE03C" w14:textId="09352EF6" w:rsidR="7BA3F417" w:rsidRDefault="7BA3F417" w:rsidP="7BA3F417">
      <w:pPr>
        <w:rPr>
          <w:rFonts w:ascii="Calibri" w:eastAsia="Calibri" w:hAnsi="Calibri" w:cs="Calibri"/>
        </w:rPr>
      </w:pPr>
    </w:p>
    <w:p w14:paraId="562890B2" w14:textId="63AFED34" w:rsidR="7BA3F417" w:rsidRDefault="7BA3F417" w:rsidP="7BA3F417">
      <w:pPr>
        <w:rPr>
          <w:rFonts w:ascii="Calibri" w:eastAsia="Calibri" w:hAnsi="Calibri" w:cs="Calibri"/>
        </w:rPr>
      </w:pPr>
    </w:p>
    <w:p w14:paraId="0B0FCC9C" w14:textId="2C54B011" w:rsidR="7BA3F417" w:rsidRDefault="7BA3F417" w:rsidP="7BA3F417">
      <w:pPr>
        <w:rPr>
          <w:rFonts w:ascii="Calibri" w:eastAsia="Calibri" w:hAnsi="Calibri" w:cs="Calibri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A02D7BA" w14:paraId="6AD51468" w14:textId="77777777" w:rsidTr="3AACD24D">
        <w:trPr>
          <w:trHeight w:val="300"/>
        </w:trPr>
        <w:tc>
          <w:tcPr>
            <w:tcW w:w="4508" w:type="dxa"/>
            <w:shd w:val="clear" w:color="auto" w:fill="FFF2CC" w:themeFill="accent4" w:themeFillTint="33"/>
            <w:vAlign w:val="center"/>
          </w:tcPr>
          <w:p w14:paraId="71535105" w14:textId="27F70DE1" w:rsidR="53C7BDB7" w:rsidRDefault="53C7BDB7" w:rsidP="2A02D7BA">
            <w:pPr>
              <w:spacing w:line="259" w:lineRule="auto"/>
            </w:pPr>
            <w:r w:rsidRPr="2A02D7BA">
              <w:rPr>
                <w:rFonts w:ascii="Calibri" w:eastAsia="Calibri" w:hAnsi="Calibri" w:cs="Calibri"/>
                <w:b/>
                <w:bCs/>
              </w:rPr>
              <w:t>Redemption code - QR</w:t>
            </w:r>
          </w:p>
        </w:tc>
        <w:tc>
          <w:tcPr>
            <w:tcW w:w="4508" w:type="dxa"/>
            <w:shd w:val="clear" w:color="auto" w:fill="FFF2CC" w:themeFill="accent4" w:themeFillTint="33"/>
            <w:vAlign w:val="center"/>
          </w:tcPr>
          <w:p w14:paraId="560996B5" w14:textId="67DF04B6" w:rsidR="53C7BDB7" w:rsidRDefault="53C7BDB7" w:rsidP="2A02D7BA">
            <w:pPr>
              <w:spacing w:line="259" w:lineRule="auto"/>
            </w:pPr>
            <w:r w:rsidRPr="6BD4C195">
              <w:rPr>
                <w:rFonts w:ascii="Calibri" w:eastAsia="Calibri" w:hAnsi="Calibri" w:cs="Calibri"/>
                <w:b/>
                <w:bCs/>
              </w:rPr>
              <w:t>Redemption code – Bar Code</w:t>
            </w:r>
          </w:p>
        </w:tc>
      </w:tr>
      <w:tr w:rsidR="2A02D7BA" w14:paraId="412562B1" w14:textId="77777777" w:rsidTr="3AACD24D">
        <w:trPr>
          <w:trHeight w:val="300"/>
        </w:trPr>
        <w:tc>
          <w:tcPr>
            <w:tcW w:w="4508" w:type="dxa"/>
            <w:vAlign w:val="center"/>
          </w:tcPr>
          <w:p w14:paraId="1BF5F69F" w14:textId="71EB7B40" w:rsidR="2A02D7BA" w:rsidRDefault="262F0935">
            <w:r>
              <w:rPr>
                <w:noProof/>
              </w:rPr>
              <w:lastRenderedPageBreak/>
              <w:drawing>
                <wp:inline distT="0" distB="0" distL="0" distR="0" wp14:anchorId="67D33AE3" wp14:editId="36129AC4">
                  <wp:extent cx="2714625" cy="1371600"/>
                  <wp:effectExtent l="0" t="0" r="0" b="0"/>
                  <wp:docPr id="1296734083" name="Picture 1296734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124E1B6" w14:textId="629E899E" w:rsidR="2A02D7BA" w:rsidRDefault="54B6D5ED" w:rsidP="511E0445">
            <w:r>
              <w:rPr>
                <w:noProof/>
              </w:rPr>
              <w:drawing>
                <wp:inline distT="0" distB="0" distL="0" distR="0" wp14:anchorId="1E6910A1" wp14:editId="289F62F8">
                  <wp:extent cx="2714625" cy="895350"/>
                  <wp:effectExtent l="0" t="0" r="0" b="0"/>
                  <wp:docPr id="1470420098" name="Picture 1470420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BD4C195" w14:paraId="20C23F69" w14:textId="77777777" w:rsidTr="3AACD24D">
        <w:trPr>
          <w:trHeight w:val="300"/>
        </w:trPr>
        <w:tc>
          <w:tcPr>
            <w:tcW w:w="4508" w:type="dxa"/>
            <w:shd w:val="clear" w:color="auto" w:fill="FFF2CC" w:themeFill="accent4" w:themeFillTint="33"/>
            <w:vAlign w:val="center"/>
          </w:tcPr>
          <w:p w14:paraId="5BECD1F5" w14:textId="41CD6240" w:rsidR="6BD4C195" w:rsidRDefault="6BD4C195" w:rsidP="6BD4C195">
            <w:pPr>
              <w:spacing w:line="259" w:lineRule="auto"/>
              <w:rPr>
                <w:rFonts w:ascii="Calibri" w:eastAsia="Calibri" w:hAnsi="Calibri" w:cs="Calibri"/>
                <w:b/>
                <w:bCs/>
              </w:rPr>
            </w:pPr>
            <w:r w:rsidRPr="6BD4C195">
              <w:rPr>
                <w:rFonts w:ascii="Calibri" w:eastAsia="Calibri" w:hAnsi="Calibri" w:cs="Calibri"/>
                <w:b/>
                <w:bCs/>
              </w:rPr>
              <w:t xml:space="preserve">Redemption code - </w:t>
            </w:r>
            <w:r w:rsidR="501E8D4E" w:rsidRPr="6BD4C195">
              <w:rPr>
                <w:rFonts w:ascii="Calibri" w:eastAsia="Calibri" w:hAnsi="Calibri" w:cs="Calibri"/>
                <w:b/>
                <w:bCs/>
              </w:rPr>
              <w:t>Code</w:t>
            </w:r>
          </w:p>
        </w:tc>
        <w:tc>
          <w:tcPr>
            <w:tcW w:w="4508" w:type="dxa"/>
            <w:shd w:val="clear" w:color="auto" w:fill="FFF2CC" w:themeFill="accent4" w:themeFillTint="33"/>
            <w:vAlign w:val="center"/>
          </w:tcPr>
          <w:p w14:paraId="643F4E65" w14:textId="02717918" w:rsidR="6BD4C195" w:rsidRDefault="6BD4C195" w:rsidP="6BD4C195">
            <w:pPr>
              <w:spacing w:line="259" w:lineRule="auto"/>
            </w:pPr>
            <w:r w:rsidRPr="6BD4C195">
              <w:rPr>
                <w:rFonts w:ascii="Calibri" w:eastAsia="Calibri" w:hAnsi="Calibri" w:cs="Calibri"/>
                <w:b/>
                <w:bCs/>
              </w:rPr>
              <w:t xml:space="preserve">Redemption code – </w:t>
            </w:r>
            <w:r w:rsidR="2F3AAC74" w:rsidRPr="6BD4C195">
              <w:rPr>
                <w:rFonts w:ascii="Calibri" w:eastAsia="Calibri" w:hAnsi="Calibri" w:cs="Calibri"/>
                <w:b/>
                <w:bCs/>
              </w:rPr>
              <w:t>URL</w:t>
            </w:r>
          </w:p>
        </w:tc>
      </w:tr>
      <w:tr w:rsidR="6BD4C195" w14:paraId="5CFC4755" w14:textId="77777777" w:rsidTr="3AACD24D">
        <w:trPr>
          <w:trHeight w:val="300"/>
        </w:trPr>
        <w:tc>
          <w:tcPr>
            <w:tcW w:w="4508" w:type="dxa"/>
            <w:vAlign w:val="center"/>
          </w:tcPr>
          <w:p w14:paraId="2687182F" w14:textId="2629790F" w:rsidR="6BD4C195" w:rsidRDefault="4E627ABA" w:rsidP="511E0445">
            <w:r>
              <w:rPr>
                <w:noProof/>
              </w:rPr>
              <w:drawing>
                <wp:inline distT="0" distB="0" distL="0" distR="0" wp14:anchorId="2F5BB047" wp14:editId="698F688A">
                  <wp:extent cx="2714625" cy="638175"/>
                  <wp:effectExtent l="0" t="0" r="0" b="0"/>
                  <wp:docPr id="1447390043" name="Picture 1447390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F7B1EC6" w14:textId="312DC41E" w:rsidR="6BD4C195" w:rsidRDefault="3E6142C1" w:rsidP="511E0445">
            <w:r>
              <w:rPr>
                <w:noProof/>
              </w:rPr>
              <w:drawing>
                <wp:inline distT="0" distB="0" distL="0" distR="0" wp14:anchorId="3714CF2F" wp14:editId="5CD08561">
                  <wp:extent cx="2714625" cy="619125"/>
                  <wp:effectExtent l="0" t="0" r="0" b="0"/>
                  <wp:docPr id="958480288" name="Picture 958480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11E0445" w14:paraId="440CBAD0" w14:textId="77777777" w:rsidTr="3AACD24D">
        <w:trPr>
          <w:trHeight w:val="300"/>
        </w:trPr>
        <w:tc>
          <w:tcPr>
            <w:tcW w:w="9016" w:type="dxa"/>
            <w:gridSpan w:val="2"/>
            <w:vAlign w:val="center"/>
          </w:tcPr>
          <w:p w14:paraId="1C32102F" w14:textId="5B1971A7" w:rsidR="2FA3D8D6" w:rsidRDefault="3502C906" w:rsidP="3AACD24D">
            <w:pPr>
              <w:jc w:val="center"/>
              <w:rPr>
                <w:i/>
                <w:iCs/>
                <w:color w:val="808080" w:themeColor="background1" w:themeShade="80"/>
              </w:rPr>
            </w:pPr>
            <w:r w:rsidRPr="3AACD24D">
              <w:rPr>
                <w:i/>
                <w:iCs/>
                <w:color w:val="808080" w:themeColor="background1" w:themeShade="80"/>
              </w:rPr>
              <w:t>** All code format</w:t>
            </w:r>
            <w:r w:rsidR="3640414E" w:rsidRPr="3AACD24D">
              <w:rPr>
                <w:i/>
                <w:iCs/>
                <w:color w:val="808080" w:themeColor="background1" w:themeShade="80"/>
              </w:rPr>
              <w:t>s are</w:t>
            </w:r>
            <w:r w:rsidRPr="3AACD24D">
              <w:rPr>
                <w:i/>
                <w:iCs/>
                <w:color w:val="808080" w:themeColor="background1" w:themeShade="80"/>
              </w:rPr>
              <w:t xml:space="preserve"> for reference only **</w:t>
            </w:r>
          </w:p>
        </w:tc>
      </w:tr>
    </w:tbl>
    <w:p w14:paraId="64F294B4" w14:textId="3EF45A2D" w:rsidR="2A02D7BA" w:rsidRDefault="2A02D7BA" w:rsidP="7B23BB47">
      <w:pPr>
        <w:rPr>
          <w:rFonts w:ascii="Calibri" w:eastAsia="Calibri" w:hAnsi="Calibri" w:cs="Calibri"/>
        </w:rPr>
      </w:pPr>
    </w:p>
    <w:p w14:paraId="07FFD651" w14:textId="403A5752" w:rsidR="6491A74C" w:rsidRDefault="6491A74C" w:rsidP="4E7CAB57"/>
    <w:p w14:paraId="6B7A2FE0" w14:textId="15DE41B8" w:rsidR="6491A74C" w:rsidRDefault="6491A74C" w:rsidP="4E7CAB57"/>
    <w:p w14:paraId="0A55266D" w14:textId="5FDC2FEA" w:rsidR="4E7CAB57" w:rsidRDefault="4E7CAB57">
      <w:r>
        <w:br w:type="page"/>
      </w:r>
    </w:p>
    <w:p w14:paraId="60213A15" w14:textId="0B450009" w:rsidR="28334704" w:rsidRPr="0073716A" w:rsidRDefault="28334704" w:rsidP="6491A74C">
      <w:pPr>
        <w:rPr>
          <w:rFonts w:eastAsia="Calibri"/>
          <w:b/>
          <w:bCs/>
          <w:sz w:val="24"/>
          <w:szCs w:val="24"/>
        </w:rPr>
      </w:pPr>
      <w:r w:rsidRPr="0073716A">
        <w:rPr>
          <w:rFonts w:eastAsia="Calibri"/>
          <w:b/>
          <w:bCs/>
          <w:sz w:val="24"/>
          <w:szCs w:val="24"/>
        </w:rPr>
        <w:lastRenderedPageBreak/>
        <w:t>Backend: Order Module</w:t>
      </w:r>
    </w:p>
    <w:p w14:paraId="00F6F811" w14:textId="11282309" w:rsidR="002E3E02" w:rsidRPr="0073716A" w:rsidRDefault="002E3E02" w:rsidP="004B17EA">
      <w:pPr>
        <w:pStyle w:val="ListParagraph"/>
        <w:numPr>
          <w:ilvl w:val="0"/>
          <w:numId w:val="12"/>
        </w:numPr>
        <w:rPr>
          <w:rFonts w:eastAsia="Calibri"/>
          <w:b/>
          <w:bCs/>
        </w:rPr>
      </w:pPr>
      <w:r w:rsidRPr="0073716A">
        <w:rPr>
          <w:rFonts w:eastAsia="Calibri"/>
          <w:b/>
          <w:bCs/>
        </w:rPr>
        <w:t>All product types</w:t>
      </w:r>
    </w:p>
    <w:p w14:paraId="3C031C85" w14:textId="2E083188" w:rsidR="002E3E02" w:rsidRPr="00E87352" w:rsidRDefault="002E3E02" w:rsidP="004B17EA">
      <w:pPr>
        <w:pStyle w:val="ListParagraph"/>
        <w:numPr>
          <w:ilvl w:val="1"/>
          <w:numId w:val="12"/>
        </w:numPr>
        <w:rPr>
          <w:rFonts w:ascii="Calibri" w:eastAsia="Calibri" w:hAnsi="Calibri" w:cs="Calibri"/>
          <w:color w:val="FF0000"/>
        </w:rPr>
      </w:pPr>
      <w:r w:rsidRPr="0073716A">
        <w:rPr>
          <w:rFonts w:ascii="Calibri" w:eastAsia="Calibri" w:hAnsi="Calibri" w:cs="Calibri"/>
        </w:rPr>
        <w:t xml:space="preserve">Snapshots </w:t>
      </w:r>
      <w:r w:rsidRPr="0073716A">
        <w:rPr>
          <w:rFonts w:ascii="Calibri" w:eastAsia="Calibri" w:hAnsi="Calibri" w:cs="Calibri"/>
          <w:lang w:val="en-US"/>
        </w:rPr>
        <w:t>&lt;&lt;</w:t>
      </w:r>
      <w:proofErr w:type="spellStart"/>
      <w:r w:rsidRPr="0073716A">
        <w:rPr>
          <w:rFonts w:ascii="Calibri" w:eastAsia="Calibri" w:hAnsi="Calibri" w:cs="Calibri"/>
          <w:lang w:val="en-HK"/>
        </w:rPr>
        <w:t>mega_checkbox_terms</w:t>
      </w:r>
      <w:proofErr w:type="spellEnd"/>
      <w:r w:rsidRPr="0073716A">
        <w:rPr>
          <w:rFonts w:ascii="Calibri" w:eastAsia="Calibri" w:hAnsi="Calibri" w:cs="Calibri"/>
          <w:lang w:val="en-HK"/>
        </w:rPr>
        <w:t>&gt;&gt;</w:t>
      </w:r>
      <w:r w:rsidRPr="0073716A">
        <w:rPr>
          <w:rFonts w:ascii="Calibri" w:eastAsia="Calibri" w:hAnsi="Calibri" w:cs="Calibri"/>
          <w:lang w:val="en-US"/>
        </w:rPr>
        <w:t xml:space="preserve"> </w:t>
      </w:r>
      <w:r w:rsidRPr="0073716A">
        <w:rPr>
          <w:rFonts w:ascii="Calibri" w:eastAsia="Calibri" w:hAnsi="Calibri" w:cs="Calibri"/>
        </w:rPr>
        <w:t>(apply to all product types)</w:t>
      </w:r>
      <w:r w:rsidR="00433926" w:rsidRPr="0073716A">
        <w:rPr>
          <w:rFonts w:ascii="Calibri" w:eastAsia="Calibri" w:hAnsi="Calibri" w:cs="Calibri"/>
        </w:rPr>
        <w:t>, display in</w:t>
      </w:r>
      <w:r w:rsidR="008207A8" w:rsidRPr="0073716A">
        <w:rPr>
          <w:rFonts w:ascii="Calibri" w:eastAsia="Calibri" w:hAnsi="Calibri" w:cs="Calibri"/>
        </w:rPr>
        <w:t xml:space="preserve"> Order Detail, Invoice</w:t>
      </w:r>
      <w:r w:rsidR="001C2DDD" w:rsidRPr="0073716A">
        <w:rPr>
          <w:rFonts w:ascii="Calibri" w:eastAsia="Calibri" w:hAnsi="Calibri" w:cs="Calibri"/>
        </w:rPr>
        <w:t xml:space="preserve"> &amp;</w:t>
      </w:r>
      <w:r w:rsidR="00CD0FBE" w:rsidRPr="0073716A">
        <w:rPr>
          <w:rFonts w:ascii="Calibri" w:eastAsia="Calibri" w:hAnsi="Calibri" w:cs="Calibri"/>
        </w:rPr>
        <w:t xml:space="preserve"> Order </w:t>
      </w:r>
      <w:r w:rsidR="00CB4ABB" w:rsidRPr="0073716A">
        <w:rPr>
          <w:rFonts w:ascii="Calibri" w:eastAsia="Calibri" w:hAnsi="Calibri" w:cs="Calibri"/>
        </w:rPr>
        <w:t>C</w:t>
      </w:r>
      <w:r w:rsidR="00CD0FBE" w:rsidRPr="0073716A">
        <w:rPr>
          <w:rFonts w:ascii="Calibri" w:eastAsia="Calibri" w:hAnsi="Calibri" w:cs="Calibri"/>
        </w:rPr>
        <w:t>onfirmation</w:t>
      </w:r>
      <w:r w:rsidR="00CB4ABB" w:rsidRPr="0073716A">
        <w:rPr>
          <w:rFonts w:ascii="Calibri" w:eastAsia="Calibri" w:hAnsi="Calibri" w:cs="Calibri"/>
        </w:rPr>
        <w:t xml:space="preserve"> Email</w:t>
      </w:r>
      <w:r w:rsidR="007D63C8">
        <w:rPr>
          <w:rFonts w:ascii="Calibri" w:eastAsiaTheme="minorEastAsia" w:hAnsi="Calibri" w:cs="Calibri" w:hint="eastAsia"/>
          <w:lang w:eastAsia="zh-TW"/>
        </w:rPr>
        <w:t xml:space="preserve"> </w:t>
      </w:r>
      <w:r w:rsidR="007D63C8" w:rsidRPr="00E87352">
        <w:rPr>
          <w:rFonts w:ascii="Calibri" w:eastAsiaTheme="minorEastAsia" w:hAnsi="Calibri" w:cs="Calibri" w:hint="eastAsia"/>
          <w:color w:val="FF0000"/>
          <w:lang w:eastAsia="zh-TW"/>
        </w:rPr>
        <w:t>(</w:t>
      </w:r>
      <w:r w:rsidR="00046CAD" w:rsidRPr="00E87352">
        <w:rPr>
          <w:rFonts w:ascii="Calibri" w:eastAsiaTheme="minorEastAsia" w:hAnsi="Calibri" w:cs="Calibri" w:hint="eastAsia"/>
          <w:color w:val="FF0000"/>
          <w:lang w:eastAsia="zh-TW"/>
        </w:rPr>
        <w:t xml:space="preserve">Updated on 23 May: </w:t>
      </w:r>
      <w:r w:rsidR="007D63C8" w:rsidRPr="00E87352">
        <w:rPr>
          <w:rFonts w:ascii="Calibri" w:eastAsiaTheme="minorEastAsia" w:hAnsi="Calibri" w:cs="Calibri" w:hint="eastAsia"/>
          <w:color w:val="FF0000"/>
          <w:lang w:eastAsia="zh-TW"/>
        </w:rPr>
        <w:t>Current</w:t>
      </w:r>
      <w:r w:rsidR="00046CAD" w:rsidRPr="00E87352">
        <w:rPr>
          <w:rFonts w:ascii="Calibri" w:eastAsiaTheme="minorEastAsia" w:hAnsi="Calibri" w:cs="Calibri" w:hint="eastAsia"/>
          <w:color w:val="FF0000"/>
          <w:lang w:eastAsia="zh-TW"/>
        </w:rPr>
        <w:t xml:space="preserve">ly, system will </w:t>
      </w:r>
      <w:r w:rsidR="00593A46" w:rsidRPr="00E87352">
        <w:rPr>
          <w:rFonts w:ascii="Calibri" w:eastAsiaTheme="minorEastAsia" w:hAnsi="Calibri" w:cs="Calibri" w:hint="eastAsia"/>
          <w:color w:val="FF0000"/>
          <w:lang w:eastAsia="zh-TW"/>
        </w:rPr>
        <w:t>show and capture Master product</w:t>
      </w:r>
      <w:r w:rsidR="00FC3D4F" w:rsidRPr="00E87352">
        <w:rPr>
          <w:rFonts w:ascii="Calibri" w:eastAsiaTheme="minorEastAsia" w:hAnsi="Calibri" w:cs="Calibri"/>
          <w:color w:val="FF0000"/>
          <w:lang w:eastAsia="zh-TW"/>
        </w:rPr>
        <w:t>’</w:t>
      </w:r>
      <w:r w:rsidR="00FC3D4F" w:rsidRPr="00E87352">
        <w:rPr>
          <w:rFonts w:ascii="Calibri" w:eastAsiaTheme="minorEastAsia" w:hAnsi="Calibri" w:cs="Calibri" w:hint="eastAsia"/>
          <w:color w:val="FF0000"/>
          <w:lang w:eastAsia="zh-TW"/>
        </w:rPr>
        <w:t>s</w:t>
      </w:r>
      <w:r w:rsidR="00E87352" w:rsidRPr="00E87352">
        <w:rPr>
          <w:rFonts w:ascii="Calibri" w:eastAsiaTheme="minorEastAsia" w:hAnsi="Calibri" w:cs="Calibri" w:hint="eastAsia"/>
          <w:color w:val="FF0000"/>
          <w:lang w:eastAsia="zh-TW"/>
        </w:rPr>
        <w:t xml:space="preserve"> T&amp;C)</w:t>
      </w:r>
    </w:p>
    <w:p w14:paraId="527677B7" w14:textId="23913ED6" w:rsidR="2EE665CD" w:rsidRPr="0073716A" w:rsidRDefault="2EE665CD" w:rsidP="004B17EA">
      <w:pPr>
        <w:pStyle w:val="ListParagraph"/>
        <w:numPr>
          <w:ilvl w:val="0"/>
          <w:numId w:val="12"/>
        </w:numPr>
        <w:rPr>
          <w:rFonts w:eastAsia="Calibri"/>
          <w:b/>
          <w:bCs/>
        </w:rPr>
      </w:pPr>
      <w:r w:rsidRPr="3FA9D491">
        <w:rPr>
          <w:rFonts w:eastAsia="Calibri"/>
          <w:b/>
          <w:bCs/>
        </w:rPr>
        <w:t>Virtual Product</w:t>
      </w:r>
    </w:p>
    <w:p w14:paraId="30DCAE49" w14:textId="5BCE57FE" w:rsidR="2EE665CD" w:rsidRPr="0073716A" w:rsidRDefault="186C07E1" w:rsidP="004B17EA">
      <w:pPr>
        <w:pStyle w:val="ListParagraph"/>
        <w:numPr>
          <w:ilvl w:val="1"/>
          <w:numId w:val="12"/>
        </w:numPr>
        <w:rPr>
          <w:rFonts w:ascii="Calibri" w:eastAsia="Calibri" w:hAnsi="Calibri" w:cs="Calibri"/>
        </w:rPr>
      </w:pPr>
      <w:r w:rsidRPr="12FDED74">
        <w:rPr>
          <w:rFonts w:ascii="Calibri" w:eastAsia="Calibri" w:hAnsi="Calibri" w:cs="Calibri"/>
        </w:rPr>
        <w:t xml:space="preserve">Snapshots </w:t>
      </w:r>
      <w:r w:rsidR="367B9787" w:rsidRPr="12FDED74">
        <w:rPr>
          <w:rFonts w:ascii="Calibri" w:eastAsia="Calibri" w:hAnsi="Calibri" w:cs="Calibri"/>
        </w:rPr>
        <w:t>Description</w:t>
      </w:r>
      <w:r w:rsidR="4AD46B0E" w:rsidRPr="12FDED74">
        <w:rPr>
          <w:rFonts w:ascii="Calibri" w:eastAsia="Calibri" w:hAnsi="Calibri" w:cs="Calibri"/>
        </w:rPr>
        <w:t xml:space="preserve"> </w:t>
      </w:r>
      <w:r w:rsidRPr="12FDED74">
        <w:rPr>
          <w:rFonts w:ascii="Calibri" w:eastAsia="Calibri" w:hAnsi="Calibri" w:cs="Calibri"/>
        </w:rPr>
        <w:t>and redeem period in order level</w:t>
      </w:r>
    </w:p>
    <w:p w14:paraId="1052426D" w14:textId="000BF240" w:rsidR="193416C1" w:rsidRDefault="6D8DACF7" w:rsidP="004B17EA">
      <w:pPr>
        <w:pStyle w:val="ListParagraph"/>
        <w:numPr>
          <w:ilvl w:val="0"/>
          <w:numId w:val="12"/>
        </w:numPr>
        <w:rPr>
          <w:rFonts w:ascii="Calibri" w:eastAsia="Calibri" w:hAnsi="Calibri" w:cs="Calibri"/>
          <w:b/>
          <w:bCs/>
        </w:rPr>
      </w:pPr>
      <w:r w:rsidRPr="12FDED74">
        <w:rPr>
          <w:rFonts w:eastAsia="Calibri"/>
          <w:b/>
          <w:bCs/>
        </w:rPr>
        <w:t xml:space="preserve">Special </w:t>
      </w:r>
      <w:r w:rsidR="2B15258E" w:rsidRPr="12FDED74">
        <w:rPr>
          <w:rFonts w:eastAsia="Calibri"/>
          <w:b/>
          <w:bCs/>
        </w:rPr>
        <w:t>Product</w:t>
      </w:r>
    </w:p>
    <w:p w14:paraId="5C20597D" w14:textId="4FDBA00F" w:rsidR="193416C1" w:rsidRPr="004E6AE6" w:rsidRDefault="3368D28E" w:rsidP="004B17EA">
      <w:pPr>
        <w:pStyle w:val="ListParagraph"/>
        <w:numPr>
          <w:ilvl w:val="1"/>
          <w:numId w:val="12"/>
        </w:numPr>
        <w:rPr>
          <w:rFonts w:ascii="Calibri" w:eastAsia="Calibri" w:hAnsi="Calibri" w:cs="Calibri"/>
        </w:rPr>
      </w:pPr>
      <w:r w:rsidRPr="12FDED74">
        <w:rPr>
          <w:rFonts w:eastAsia="Calibri"/>
        </w:rPr>
        <w:t xml:space="preserve">Snapshots attributes require to store in </w:t>
      </w:r>
      <w:r w:rsidR="6D8DACF7" w:rsidRPr="12FDED74">
        <w:rPr>
          <w:rFonts w:eastAsia="Calibri"/>
        </w:rPr>
        <w:t xml:space="preserve">Special </w:t>
      </w:r>
      <w:r w:rsidRPr="12FDED74">
        <w:rPr>
          <w:rFonts w:eastAsia="Calibri"/>
        </w:rPr>
        <w:t>Product order</w:t>
      </w:r>
      <w:r w:rsidR="7F70AE20" w:rsidRPr="12FDED74">
        <w:rPr>
          <w:rFonts w:eastAsia="Calibri"/>
        </w:rPr>
        <w:t xml:space="preserve">, fields </w:t>
      </w:r>
      <w:r w:rsidR="707074BD" w:rsidRPr="12FDED74">
        <w:rPr>
          <w:rFonts w:eastAsia="Calibri"/>
        </w:rPr>
        <w:t xml:space="preserve">below </w:t>
      </w:r>
      <w:r w:rsidR="7F70AE20" w:rsidRPr="12FDED74">
        <w:rPr>
          <w:rFonts w:eastAsia="Calibri"/>
        </w:rPr>
        <w:t xml:space="preserve">will </w:t>
      </w:r>
      <w:r w:rsidR="707074BD" w:rsidRPr="12FDED74">
        <w:rPr>
          <w:rFonts w:eastAsia="Calibri"/>
        </w:rPr>
        <w:t xml:space="preserve">be </w:t>
      </w:r>
      <w:r w:rsidR="7F70AE20" w:rsidRPr="12FDED74">
        <w:rPr>
          <w:rFonts w:eastAsia="Calibri"/>
        </w:rPr>
        <w:t>include</w:t>
      </w:r>
      <w:r w:rsidR="707074BD" w:rsidRPr="12FDED74">
        <w:rPr>
          <w:rFonts w:eastAsia="Calibri"/>
        </w:rPr>
        <w:t>d</w:t>
      </w:r>
      <w:r w:rsidR="7F70AE20" w:rsidRPr="12FDED74">
        <w:rPr>
          <w:rFonts w:eastAsia="Calibri"/>
        </w:rPr>
        <w:t xml:space="preserve"> in order XML</w:t>
      </w:r>
    </w:p>
    <w:p w14:paraId="3C48804B" w14:textId="53E9E37D" w:rsidR="193416C1" w:rsidRPr="004E6AE6" w:rsidRDefault="10D05F01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4E6AE6">
        <w:rPr>
          <w:rFonts w:eastAsia="Calibri"/>
        </w:rPr>
        <w:t xml:space="preserve">customer </w:t>
      </w:r>
      <w:proofErr w:type="gramStart"/>
      <w:r w:rsidRPr="004E6AE6">
        <w:rPr>
          <w:rFonts w:eastAsia="Calibri"/>
        </w:rPr>
        <w:t>name :</w:t>
      </w:r>
      <w:proofErr w:type="gramEnd"/>
      <w:r w:rsidRPr="004E6AE6">
        <w:rPr>
          <w:rFonts w:eastAsia="Calibri"/>
        </w:rPr>
        <w:t xml:space="preserve"> Input in Checkout Page</w:t>
      </w:r>
      <w:r w:rsidR="00A834AA" w:rsidRPr="004E6AE6">
        <w:rPr>
          <w:rFonts w:eastAsia="Calibri"/>
        </w:rPr>
        <w:t>-Shipping address</w:t>
      </w:r>
      <w:r w:rsidR="00C8441B" w:rsidRPr="004E6AE6">
        <w:rPr>
          <w:rFonts w:eastAsia="Calibri"/>
        </w:rPr>
        <w:t xml:space="preserve"> [</w:t>
      </w:r>
      <w:r w:rsidR="004F24F7" w:rsidRPr="004E6AE6">
        <w:rPr>
          <w:rFonts w:eastAsia="Calibri"/>
        </w:rPr>
        <w:t>Last Name]</w:t>
      </w:r>
      <w:r w:rsidR="00FF0961" w:rsidRPr="004E6AE6">
        <w:rPr>
          <w:rFonts w:eastAsia="Calibri"/>
        </w:rPr>
        <w:t>[</w:t>
      </w:r>
      <w:r w:rsidR="00FF0961" w:rsidRPr="004E6AE6">
        <w:t xml:space="preserve"> </w:t>
      </w:r>
      <w:r w:rsidR="00FF0961" w:rsidRPr="004E6AE6">
        <w:rPr>
          <w:rFonts w:eastAsia="Calibri"/>
        </w:rPr>
        <w:t>First Name]</w:t>
      </w:r>
    </w:p>
    <w:p w14:paraId="1842BE9C" w14:textId="43D34986" w:rsidR="193416C1" w:rsidRPr="004E6AE6" w:rsidRDefault="10D05F01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proofErr w:type="gramStart"/>
      <w:r w:rsidRPr="004E6AE6">
        <w:rPr>
          <w:rFonts w:eastAsia="Calibri"/>
        </w:rPr>
        <w:t>Address :</w:t>
      </w:r>
      <w:proofErr w:type="gramEnd"/>
      <w:r w:rsidRPr="004E6AE6">
        <w:rPr>
          <w:rFonts w:eastAsia="Calibri"/>
        </w:rPr>
        <w:t xml:space="preserve"> Input in Checkout Page</w:t>
      </w:r>
      <w:r w:rsidR="00D70FF9" w:rsidRPr="004E6AE6">
        <w:rPr>
          <w:rFonts w:eastAsia="Calibri"/>
        </w:rPr>
        <w:t>-Shipping address</w:t>
      </w:r>
      <w:r w:rsidR="00A70307" w:rsidRPr="004E6AE6">
        <w:rPr>
          <w:rFonts w:eastAsia="Calibri"/>
        </w:rPr>
        <w:t xml:space="preserve"> </w:t>
      </w:r>
      <w:r w:rsidR="006A7046" w:rsidRPr="004E6AE6">
        <w:rPr>
          <w:rFonts w:eastAsia="Calibri"/>
        </w:rPr>
        <w:t>[A</w:t>
      </w:r>
      <w:r w:rsidR="00806D8C" w:rsidRPr="004E6AE6">
        <w:rPr>
          <w:rFonts w:eastAsia="Calibri"/>
        </w:rPr>
        <w:t>DDRESS</w:t>
      </w:r>
      <w:r w:rsidR="006A7046" w:rsidRPr="004E6AE6">
        <w:rPr>
          <w:rFonts w:eastAsia="Calibri"/>
        </w:rPr>
        <w:t>]</w:t>
      </w:r>
    </w:p>
    <w:p w14:paraId="6CCFD259" w14:textId="5147801D" w:rsidR="193416C1" w:rsidRPr="004E6AE6" w:rsidRDefault="10D05F01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4E6AE6">
        <w:rPr>
          <w:rFonts w:eastAsia="Calibri"/>
        </w:rPr>
        <w:t>contact number: Input in Checkout Page</w:t>
      </w:r>
      <w:r w:rsidR="00A36D43" w:rsidRPr="004E6AE6">
        <w:rPr>
          <w:rFonts w:eastAsia="Calibri"/>
        </w:rPr>
        <w:t xml:space="preserve"> [</w:t>
      </w:r>
      <w:r w:rsidR="00806D8C" w:rsidRPr="004E6AE6">
        <w:rPr>
          <w:rFonts w:eastAsia="Calibri"/>
        </w:rPr>
        <w:t>MOBILE NUMBER]</w:t>
      </w:r>
    </w:p>
    <w:p w14:paraId="5531AB1B" w14:textId="1A75AB8B" w:rsidR="193416C1" w:rsidRPr="004E6AE6" w:rsidRDefault="10D05F01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4E6AE6">
        <w:rPr>
          <w:rFonts w:eastAsia="Calibri"/>
        </w:rPr>
        <w:t xml:space="preserve">removal service or </w:t>
      </w:r>
      <w:proofErr w:type="gramStart"/>
      <w:r w:rsidRPr="004E6AE6">
        <w:rPr>
          <w:rFonts w:eastAsia="Calibri"/>
        </w:rPr>
        <w:t>not :</w:t>
      </w:r>
      <w:proofErr w:type="gramEnd"/>
      <w:r w:rsidRPr="004E6AE6">
        <w:rPr>
          <w:rFonts w:eastAsia="Calibri"/>
        </w:rPr>
        <w:t xml:space="preserve"> </w:t>
      </w:r>
      <w:r w:rsidR="00D251F2" w:rsidRPr="004E6AE6">
        <w:rPr>
          <w:rFonts w:eastAsia="Calibri"/>
        </w:rPr>
        <w:t>Select in PDP REE option</w:t>
      </w:r>
      <w:r w:rsidRPr="004E6AE6">
        <w:rPr>
          <w:rFonts w:eastAsia="Calibri"/>
        </w:rPr>
        <w:t xml:space="preserve"> </w:t>
      </w:r>
    </w:p>
    <w:p w14:paraId="3520B5B1" w14:textId="1499BDD5" w:rsidR="193416C1" w:rsidRPr="000A2946" w:rsidRDefault="10D05F01" w:rsidP="004B17EA">
      <w:pPr>
        <w:pStyle w:val="ListParagraph"/>
        <w:numPr>
          <w:ilvl w:val="2"/>
          <w:numId w:val="12"/>
        </w:numPr>
        <w:ind w:right="-20"/>
        <w:rPr>
          <w:rFonts w:eastAsia="Calibri"/>
          <w:strike/>
        </w:rPr>
      </w:pPr>
      <w:r w:rsidRPr="06545CA2">
        <w:rPr>
          <w:rFonts w:eastAsia="Calibri"/>
          <w:strike/>
        </w:rPr>
        <w:t xml:space="preserve">propose removal date: </w:t>
      </w:r>
      <w:r w:rsidR="000A2946" w:rsidRPr="06545CA2">
        <w:rPr>
          <w:rFonts w:eastAsia="Calibri"/>
          <w:strike/>
        </w:rPr>
        <w:t>TBC</w:t>
      </w:r>
    </w:p>
    <w:p w14:paraId="67F8D7F6" w14:textId="1499BDD5" w:rsidR="193416C1" w:rsidRPr="000A2946" w:rsidRDefault="10D05F01" w:rsidP="004B17EA">
      <w:pPr>
        <w:pStyle w:val="ListParagraph"/>
        <w:numPr>
          <w:ilvl w:val="2"/>
          <w:numId w:val="12"/>
        </w:numPr>
        <w:ind w:right="-20"/>
        <w:rPr>
          <w:rFonts w:eastAsia="Calibri"/>
          <w:strike/>
        </w:rPr>
      </w:pPr>
      <w:r w:rsidRPr="06545CA2">
        <w:rPr>
          <w:rFonts w:eastAsia="Calibri"/>
          <w:strike/>
        </w:rPr>
        <w:t xml:space="preserve">request delivery </w:t>
      </w:r>
      <w:proofErr w:type="gramStart"/>
      <w:r w:rsidRPr="06545CA2">
        <w:rPr>
          <w:rFonts w:eastAsia="Calibri"/>
          <w:strike/>
        </w:rPr>
        <w:t>date :</w:t>
      </w:r>
      <w:proofErr w:type="gramEnd"/>
      <w:r w:rsidRPr="06545CA2">
        <w:rPr>
          <w:rFonts w:eastAsia="Calibri"/>
          <w:strike/>
        </w:rPr>
        <w:t xml:space="preserve"> </w:t>
      </w:r>
      <w:r w:rsidR="000A2946" w:rsidRPr="06545CA2">
        <w:rPr>
          <w:rFonts w:eastAsia="Calibri"/>
          <w:strike/>
        </w:rPr>
        <w:t>TBC</w:t>
      </w:r>
    </w:p>
    <w:p w14:paraId="0FF5AB21" w14:textId="295486D9" w:rsidR="193416C1" w:rsidRPr="004E6AE6" w:rsidRDefault="10D05F01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6545CA2">
        <w:rPr>
          <w:rFonts w:eastAsia="Calibri"/>
        </w:rPr>
        <w:t xml:space="preserve">sales memo </w:t>
      </w:r>
      <w:proofErr w:type="gramStart"/>
      <w:r w:rsidRPr="06545CA2">
        <w:rPr>
          <w:rFonts w:eastAsia="Calibri"/>
        </w:rPr>
        <w:t>date :</w:t>
      </w:r>
      <w:proofErr w:type="gramEnd"/>
      <w:r w:rsidRPr="06545CA2">
        <w:rPr>
          <w:rFonts w:eastAsia="Calibri"/>
        </w:rPr>
        <w:t xml:space="preserve"> System generates Order Create Date</w:t>
      </w:r>
    </w:p>
    <w:p w14:paraId="67CFA03A" w14:textId="7941271E" w:rsidR="193416C1" w:rsidRPr="004E6AE6" w:rsidRDefault="10D05F01" w:rsidP="004B17EA">
      <w:pPr>
        <w:pStyle w:val="ListParagraph"/>
        <w:numPr>
          <w:ilvl w:val="2"/>
          <w:numId w:val="12"/>
        </w:numPr>
        <w:ind w:right="-20"/>
        <w:rPr>
          <w:rFonts w:ascii="Calibri" w:eastAsia="Calibri" w:hAnsi="Calibri" w:cs="Calibri"/>
        </w:rPr>
      </w:pPr>
      <w:r w:rsidRPr="004E6AE6">
        <w:rPr>
          <w:rFonts w:eastAsia="Calibri"/>
        </w:rPr>
        <w:t xml:space="preserve">sales memo </w:t>
      </w:r>
      <w:proofErr w:type="gramStart"/>
      <w:r w:rsidRPr="004E6AE6">
        <w:rPr>
          <w:rFonts w:eastAsia="Calibri"/>
        </w:rPr>
        <w:t>number :</w:t>
      </w:r>
      <w:proofErr w:type="gramEnd"/>
      <w:r w:rsidRPr="004E6AE6">
        <w:rPr>
          <w:rFonts w:eastAsia="Calibri"/>
        </w:rPr>
        <w:t xml:space="preserve"> System generates Order No.</w:t>
      </w:r>
    </w:p>
    <w:p w14:paraId="4545F22A" w14:textId="2F6FFEB5" w:rsidR="193416C1" w:rsidRPr="004E6AE6" w:rsidRDefault="10D05F01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4E6AE6">
        <w:rPr>
          <w:rFonts w:eastAsia="Calibri"/>
        </w:rPr>
        <w:t>item# AND qty: System displays SKU &amp; qty</w:t>
      </w:r>
    </w:p>
    <w:p w14:paraId="5D6562E2" w14:textId="765ADAC9" w:rsidR="193416C1" w:rsidRPr="004E6AE6" w:rsidRDefault="10D05F01" w:rsidP="004B17EA">
      <w:pPr>
        <w:pStyle w:val="ListParagraph"/>
        <w:numPr>
          <w:ilvl w:val="2"/>
          <w:numId w:val="12"/>
        </w:numPr>
        <w:ind w:right="-20"/>
        <w:rPr>
          <w:rFonts w:eastAsia="Calibri"/>
          <w:strike/>
        </w:rPr>
      </w:pPr>
      <w:r w:rsidRPr="004E6AE6">
        <w:rPr>
          <w:rFonts w:eastAsia="Calibri"/>
          <w:strike/>
        </w:rPr>
        <w:t xml:space="preserve">product information sheet </w:t>
      </w:r>
    </w:p>
    <w:p w14:paraId="3D7B1638" w14:textId="528DDA29" w:rsidR="193416C1" w:rsidRPr="004E6AE6" w:rsidRDefault="10D05F01" w:rsidP="004B17EA">
      <w:pPr>
        <w:pStyle w:val="ListParagraph"/>
        <w:numPr>
          <w:ilvl w:val="2"/>
          <w:numId w:val="12"/>
        </w:numPr>
        <w:ind w:right="-20"/>
        <w:rPr>
          <w:rFonts w:eastAsia="Calibri"/>
          <w:strike/>
        </w:rPr>
      </w:pPr>
      <w:r w:rsidRPr="004E6AE6">
        <w:rPr>
          <w:rFonts w:eastAsia="Calibri"/>
          <w:strike/>
        </w:rPr>
        <w:t xml:space="preserve">back iso (for completion </w:t>
      </w:r>
      <w:proofErr w:type="gramStart"/>
      <w:r w:rsidRPr="004E6AE6">
        <w:rPr>
          <w:rFonts w:eastAsia="Calibri"/>
          <w:strike/>
        </w:rPr>
        <w:t>order )</w:t>
      </w:r>
      <w:proofErr w:type="gramEnd"/>
      <w:r w:rsidRPr="004E6AE6">
        <w:rPr>
          <w:rFonts w:eastAsia="Calibri"/>
          <w:strike/>
        </w:rPr>
        <w:t xml:space="preserve"> </w:t>
      </w:r>
    </w:p>
    <w:p w14:paraId="1A667E64" w14:textId="62F2D3D5" w:rsidR="10D05F01" w:rsidRPr="003E5585" w:rsidRDefault="606D1BD2" w:rsidP="004B17EA">
      <w:pPr>
        <w:pStyle w:val="ListParagraph"/>
        <w:numPr>
          <w:ilvl w:val="1"/>
          <w:numId w:val="12"/>
        </w:numPr>
        <w:rPr>
          <w:rFonts w:eastAsia="Calibri"/>
        </w:rPr>
      </w:pPr>
      <w:r w:rsidRPr="003E5585">
        <w:rPr>
          <w:rFonts w:eastAsia="Calibri"/>
        </w:rPr>
        <w:t>System will break down shipment package based on the following criteria:</w:t>
      </w:r>
    </w:p>
    <w:p w14:paraId="24A234ED" w14:textId="1499BDD5" w:rsidR="606D1BD2" w:rsidRPr="00AD3E13" w:rsidRDefault="606D1BD2" w:rsidP="030AD7CB">
      <w:pPr>
        <w:ind w:left="1440"/>
        <w:rPr>
          <w:rFonts w:eastAsia="Calibri"/>
          <w:color w:val="ED7D31" w:themeColor="accent2"/>
        </w:rPr>
      </w:pPr>
      <w:r w:rsidRPr="030AD7CB">
        <w:rPr>
          <w:rFonts w:eastAsia="Calibri"/>
        </w:rPr>
        <w:t>(a) Product Type: Virtual product/Physical Product/</w:t>
      </w:r>
      <w:r w:rsidR="4D17DE99" w:rsidRPr="030AD7CB">
        <w:rPr>
          <w:rFonts w:eastAsia="Calibri"/>
        </w:rPr>
        <w:t xml:space="preserve">Special </w:t>
      </w:r>
      <w:r w:rsidR="51B89237" w:rsidRPr="030AD7CB">
        <w:rPr>
          <w:rFonts w:eastAsia="Calibri"/>
        </w:rPr>
        <w:t>Product</w:t>
      </w:r>
    </w:p>
    <w:p w14:paraId="57E0451C" w14:textId="1499BDD5" w:rsidR="606D1BD2" w:rsidRPr="003E5585" w:rsidRDefault="606D1BD2" w:rsidP="030AD7CB">
      <w:pPr>
        <w:spacing w:after="200" w:line="276" w:lineRule="auto"/>
        <w:ind w:left="1440" w:right="-20"/>
        <w:rPr>
          <w:rFonts w:eastAsia="Calibri"/>
        </w:rPr>
      </w:pPr>
      <w:r w:rsidRPr="030AD7CB">
        <w:rPr>
          <w:rFonts w:eastAsia="Calibri"/>
        </w:rPr>
        <w:t>(b) By Merchant</w:t>
      </w:r>
    </w:p>
    <w:p w14:paraId="34023370" w14:textId="1499BDD5" w:rsidR="606D1BD2" w:rsidRPr="003E5585" w:rsidRDefault="606D1BD2" w:rsidP="030AD7CB">
      <w:pPr>
        <w:spacing w:after="200" w:line="276" w:lineRule="auto"/>
        <w:ind w:left="1440" w:right="-20"/>
        <w:rPr>
          <w:rFonts w:eastAsia="Calibri"/>
        </w:rPr>
      </w:pPr>
      <w:r w:rsidRPr="030AD7CB">
        <w:rPr>
          <w:rFonts w:eastAsia="Calibri"/>
        </w:rPr>
        <w:t xml:space="preserve">E.g. A </w:t>
      </w:r>
      <w:proofErr w:type="gramStart"/>
      <w:r w:rsidRPr="030AD7CB">
        <w:rPr>
          <w:rFonts w:eastAsia="Calibri"/>
        </w:rPr>
        <w:t>customer</w:t>
      </w:r>
      <w:proofErr w:type="gramEnd"/>
      <w:r w:rsidRPr="030AD7CB">
        <w:rPr>
          <w:rFonts w:eastAsia="Calibri"/>
        </w:rPr>
        <w:t xml:space="preserve"> buy Virtual product A + B, Physical product C,</w:t>
      </w:r>
      <w:r w:rsidR="00537287" w:rsidRPr="030AD7CB">
        <w:rPr>
          <w:rFonts w:eastAsia="Calibri"/>
        </w:rPr>
        <w:t xml:space="preserve"> Special</w:t>
      </w:r>
      <w:r w:rsidR="004A3458" w:rsidRPr="030AD7CB">
        <w:rPr>
          <w:rFonts w:eastAsia="Calibri"/>
        </w:rPr>
        <w:t xml:space="preserve"> </w:t>
      </w:r>
      <w:r w:rsidRPr="030AD7CB">
        <w:rPr>
          <w:rFonts w:eastAsia="Calibri"/>
        </w:rPr>
        <w:t xml:space="preserve">product D from Merchant X and </w:t>
      </w:r>
      <w:r w:rsidR="000E0C65" w:rsidRPr="030AD7CB">
        <w:rPr>
          <w:rFonts w:eastAsia="Calibri"/>
        </w:rPr>
        <w:t xml:space="preserve">Special </w:t>
      </w:r>
      <w:r w:rsidRPr="030AD7CB">
        <w:rPr>
          <w:rFonts w:eastAsia="Calibri"/>
        </w:rPr>
        <w:t>product E&amp;F from Merchant Y</w:t>
      </w:r>
    </w:p>
    <w:p w14:paraId="50463666" w14:textId="60FF0B5F" w:rsidR="606D1BD2" w:rsidRPr="003E5585" w:rsidRDefault="606D1BD2" w:rsidP="004B17EA">
      <w:pPr>
        <w:pStyle w:val="ListParagraph"/>
        <w:numPr>
          <w:ilvl w:val="2"/>
          <w:numId w:val="22"/>
        </w:numPr>
        <w:spacing w:after="200" w:line="276" w:lineRule="auto"/>
        <w:ind w:right="-20"/>
        <w:rPr>
          <w:rFonts w:eastAsia="Calibri"/>
        </w:rPr>
      </w:pPr>
      <w:r w:rsidRPr="030AD7CB">
        <w:rPr>
          <w:rFonts w:eastAsia="Calibri"/>
        </w:rPr>
        <w:t>Expected Result: Should be separated as 4 shipment</w:t>
      </w:r>
      <w:r w:rsidR="009F6527" w:rsidRPr="030AD7CB">
        <w:rPr>
          <w:rFonts w:eastAsia="Calibri"/>
        </w:rPr>
        <w:t>s</w:t>
      </w:r>
      <w:r w:rsidRPr="030AD7CB">
        <w:rPr>
          <w:rFonts w:eastAsia="Calibri"/>
        </w:rPr>
        <w:t xml:space="preserve"> with shipment id:</w:t>
      </w:r>
    </w:p>
    <w:p w14:paraId="1B5E2802" w14:textId="59352E09" w:rsidR="606D1BD2" w:rsidRPr="003E5585" w:rsidRDefault="606D1BD2" w:rsidP="004B17EA">
      <w:pPr>
        <w:pStyle w:val="ListParagraph"/>
        <w:numPr>
          <w:ilvl w:val="3"/>
          <w:numId w:val="22"/>
        </w:numPr>
        <w:spacing w:line="276" w:lineRule="auto"/>
        <w:ind w:right="-20"/>
        <w:rPr>
          <w:rFonts w:eastAsia="Calibri"/>
        </w:rPr>
      </w:pPr>
      <w:r w:rsidRPr="030AD7CB">
        <w:rPr>
          <w:rFonts w:eastAsia="Calibri"/>
        </w:rPr>
        <w:t>Shipment 01: Product A + B</w:t>
      </w:r>
    </w:p>
    <w:p w14:paraId="7F256C86" w14:textId="115278DB" w:rsidR="606D1BD2" w:rsidRPr="003E5585" w:rsidRDefault="606D1BD2" w:rsidP="004B17EA">
      <w:pPr>
        <w:pStyle w:val="ListParagraph"/>
        <w:numPr>
          <w:ilvl w:val="3"/>
          <w:numId w:val="22"/>
        </w:numPr>
        <w:spacing w:line="276" w:lineRule="auto"/>
        <w:ind w:right="-20"/>
        <w:rPr>
          <w:rFonts w:eastAsia="Calibri"/>
        </w:rPr>
      </w:pPr>
      <w:r w:rsidRPr="003E5585">
        <w:rPr>
          <w:rFonts w:eastAsia="Calibri"/>
        </w:rPr>
        <w:t>Shipment 02: Product C</w:t>
      </w:r>
    </w:p>
    <w:p w14:paraId="5F992DAE" w14:textId="517647E9" w:rsidR="606D1BD2" w:rsidRPr="003E5585" w:rsidRDefault="606D1BD2" w:rsidP="004B17EA">
      <w:pPr>
        <w:pStyle w:val="ListParagraph"/>
        <w:numPr>
          <w:ilvl w:val="3"/>
          <w:numId w:val="22"/>
        </w:numPr>
        <w:spacing w:line="276" w:lineRule="auto"/>
        <w:ind w:right="-20"/>
        <w:rPr>
          <w:rFonts w:eastAsia="Calibri"/>
        </w:rPr>
      </w:pPr>
      <w:r w:rsidRPr="003E5585">
        <w:rPr>
          <w:rFonts w:eastAsia="Calibri"/>
        </w:rPr>
        <w:t>Shipment 03: Product D</w:t>
      </w:r>
    </w:p>
    <w:p w14:paraId="4BF0693F" w14:textId="4091D687" w:rsidR="606D1BD2" w:rsidRPr="003E5585" w:rsidRDefault="606D1BD2" w:rsidP="004B17EA">
      <w:pPr>
        <w:pStyle w:val="ListParagraph"/>
        <w:numPr>
          <w:ilvl w:val="3"/>
          <w:numId w:val="22"/>
        </w:numPr>
        <w:spacing w:line="276" w:lineRule="auto"/>
        <w:ind w:right="-20"/>
        <w:rPr>
          <w:rFonts w:eastAsia="Calibri"/>
        </w:rPr>
      </w:pPr>
      <w:r w:rsidRPr="003E5585">
        <w:rPr>
          <w:rFonts w:eastAsia="Calibri"/>
        </w:rPr>
        <w:lastRenderedPageBreak/>
        <w:t>Shipment 04: Product E&amp;F</w:t>
      </w:r>
    </w:p>
    <w:p w14:paraId="5436FE31" w14:textId="337B7A08" w:rsidR="00AF229A" w:rsidRPr="003E5585" w:rsidRDefault="7F3C2DB0" w:rsidP="004B17EA">
      <w:pPr>
        <w:pStyle w:val="ListParagraph"/>
        <w:numPr>
          <w:ilvl w:val="1"/>
          <w:numId w:val="12"/>
        </w:numPr>
        <w:spacing w:after="200" w:line="276" w:lineRule="auto"/>
        <w:ind w:right="-20"/>
        <w:rPr>
          <w:rFonts w:eastAsia="Calibri"/>
        </w:rPr>
      </w:pPr>
      <w:r w:rsidRPr="3D6DEADE">
        <w:rPr>
          <w:rFonts w:eastAsia="Calibri"/>
          <w:b/>
        </w:rPr>
        <w:t xml:space="preserve">Delivery, </w:t>
      </w:r>
      <w:r w:rsidR="606D1BD2" w:rsidRPr="3D6DEADE">
        <w:rPr>
          <w:rFonts w:eastAsia="Calibri"/>
          <w:b/>
        </w:rPr>
        <w:t>Shipment &amp; Order Status</w:t>
      </w:r>
      <w:r w:rsidR="606D1BD2" w:rsidRPr="003E5585">
        <w:rPr>
          <w:rFonts w:eastAsia="Calibri"/>
        </w:rPr>
        <w:t xml:space="preserve"> update:</w:t>
      </w:r>
      <w:r w:rsidR="4B158E45" w:rsidRPr="003E5585">
        <w:rPr>
          <w:rFonts w:eastAsia="Calibri"/>
        </w:rPr>
        <w:t xml:space="preserve"> </w:t>
      </w:r>
    </w:p>
    <w:p w14:paraId="0831E34A" w14:textId="1499BDD5" w:rsidR="00AF229A" w:rsidRPr="003E5585" w:rsidRDefault="00F639C0" w:rsidP="004B17EA">
      <w:pPr>
        <w:pStyle w:val="ListParagraph"/>
        <w:numPr>
          <w:ilvl w:val="2"/>
          <w:numId w:val="12"/>
        </w:numPr>
        <w:spacing w:after="200" w:line="276" w:lineRule="auto"/>
        <w:ind w:right="-20"/>
        <w:rPr>
          <w:rFonts w:eastAsia="Calibri"/>
        </w:rPr>
      </w:pPr>
      <w:r w:rsidRPr="030AD7CB">
        <w:rPr>
          <w:rFonts w:eastAsia="Calibri"/>
        </w:rPr>
        <w:t xml:space="preserve">System should update </w:t>
      </w:r>
      <w:r w:rsidR="00AF229A" w:rsidRPr="030AD7CB">
        <w:rPr>
          <w:rFonts w:eastAsia="Calibri"/>
        </w:rPr>
        <w:t>Virtual Product</w:t>
      </w:r>
      <w:r w:rsidRPr="030AD7CB">
        <w:rPr>
          <w:rFonts w:eastAsia="Calibri"/>
        </w:rPr>
        <w:t xml:space="preserve"> shipment status as Completed once </w:t>
      </w:r>
      <w:r w:rsidR="00830975" w:rsidRPr="030AD7CB">
        <w:rPr>
          <w:rFonts w:eastAsia="Calibri"/>
        </w:rPr>
        <w:t xml:space="preserve">the </w:t>
      </w:r>
      <w:r w:rsidR="00E8672A" w:rsidRPr="030AD7CB">
        <w:rPr>
          <w:rFonts w:eastAsia="Calibri"/>
        </w:rPr>
        <w:t>redeem code</w:t>
      </w:r>
      <w:r w:rsidR="00830975" w:rsidRPr="030AD7CB">
        <w:rPr>
          <w:rFonts w:eastAsia="Calibri"/>
        </w:rPr>
        <w:t xml:space="preserve"> is</w:t>
      </w:r>
      <w:r w:rsidR="00BD1E51" w:rsidRPr="030AD7CB">
        <w:rPr>
          <w:rFonts w:eastAsia="Calibri"/>
        </w:rPr>
        <w:t xml:space="preserve"> retrieved from </w:t>
      </w:r>
      <w:r w:rsidR="0082024B" w:rsidRPr="030AD7CB">
        <w:rPr>
          <w:rFonts w:eastAsia="Calibri"/>
        </w:rPr>
        <w:t>Club</w:t>
      </w:r>
      <w:r w:rsidR="00144F93" w:rsidRPr="030AD7CB">
        <w:rPr>
          <w:rFonts w:eastAsia="Calibri"/>
        </w:rPr>
        <w:t xml:space="preserve"> Query Order API</w:t>
      </w:r>
      <w:r w:rsidR="00F47942" w:rsidRPr="030AD7CB">
        <w:rPr>
          <w:rFonts w:eastAsia="Calibri"/>
        </w:rPr>
        <w:t>.</w:t>
      </w:r>
    </w:p>
    <w:p w14:paraId="40C4D90F" w14:textId="1499BDD5" w:rsidR="606D1BD2" w:rsidRPr="008734E0" w:rsidRDefault="606D1BD2" w:rsidP="004B17EA">
      <w:pPr>
        <w:pStyle w:val="ListParagraph"/>
        <w:numPr>
          <w:ilvl w:val="2"/>
          <w:numId w:val="12"/>
        </w:numPr>
        <w:spacing w:after="200" w:line="276" w:lineRule="auto"/>
        <w:ind w:right="-20"/>
        <w:rPr>
          <w:rFonts w:eastAsia="Calibri"/>
          <w:strike/>
        </w:rPr>
      </w:pPr>
      <w:r w:rsidRPr="008734E0">
        <w:rPr>
          <w:rFonts w:eastAsia="Calibri"/>
          <w:strike/>
        </w:rPr>
        <w:t xml:space="preserve">User </w:t>
      </w:r>
      <w:r w:rsidR="001926E0" w:rsidRPr="008734E0">
        <w:rPr>
          <w:rFonts w:eastAsia="Calibri"/>
          <w:strike/>
        </w:rPr>
        <w:t>should</w:t>
      </w:r>
      <w:r w:rsidRPr="008734E0">
        <w:rPr>
          <w:rFonts w:eastAsia="Calibri"/>
          <w:strike/>
        </w:rPr>
        <w:t xml:space="preserve"> update </w:t>
      </w:r>
      <w:r w:rsidR="004A3458" w:rsidRPr="008734E0">
        <w:rPr>
          <w:rFonts w:eastAsia="Calibri"/>
          <w:strike/>
        </w:rPr>
        <w:t xml:space="preserve">Special </w:t>
      </w:r>
      <w:r w:rsidR="6B0B28EA" w:rsidRPr="008734E0">
        <w:rPr>
          <w:rFonts w:eastAsia="Calibri"/>
          <w:strike/>
        </w:rPr>
        <w:t>product</w:t>
      </w:r>
      <w:r w:rsidR="008F1BA4" w:rsidRPr="008734E0">
        <w:rPr>
          <w:rFonts w:eastAsia="Calibri"/>
          <w:strike/>
        </w:rPr>
        <w:t>’s shipment</w:t>
      </w:r>
      <w:r w:rsidR="00711CBC" w:rsidRPr="008734E0">
        <w:rPr>
          <w:rFonts w:eastAsia="Calibri"/>
          <w:strike/>
        </w:rPr>
        <w:t xml:space="preserve"> </w:t>
      </w:r>
      <w:r w:rsidR="00550F75" w:rsidRPr="008734E0">
        <w:rPr>
          <w:rFonts w:eastAsia="Calibri"/>
          <w:strike/>
        </w:rPr>
        <w:t>status</w:t>
      </w:r>
      <w:r w:rsidR="003B0E45" w:rsidRPr="008734E0">
        <w:rPr>
          <w:rFonts w:eastAsia="Calibri"/>
          <w:strike/>
        </w:rPr>
        <w:t xml:space="preserve"> manually</w:t>
      </w:r>
      <w:r w:rsidR="003234D8" w:rsidRPr="008734E0">
        <w:rPr>
          <w:rFonts w:eastAsia="Calibri"/>
          <w:strike/>
        </w:rPr>
        <w:t>.</w:t>
      </w:r>
      <w:r w:rsidR="00711CBC" w:rsidRPr="008734E0">
        <w:rPr>
          <w:rFonts w:eastAsia="Calibri"/>
          <w:strike/>
        </w:rPr>
        <w:t xml:space="preserve"> </w:t>
      </w:r>
      <w:r w:rsidRPr="008734E0">
        <w:rPr>
          <w:rFonts w:eastAsia="Calibri"/>
          <w:strike/>
        </w:rPr>
        <w:t>Order id</w:t>
      </w:r>
      <w:r w:rsidR="00316082" w:rsidRPr="008734E0">
        <w:rPr>
          <w:rFonts w:eastAsia="Calibri"/>
          <w:strike/>
        </w:rPr>
        <w:t>,</w:t>
      </w:r>
      <w:r w:rsidRPr="008734E0">
        <w:rPr>
          <w:rFonts w:eastAsia="Calibri"/>
          <w:strike/>
        </w:rPr>
        <w:t xml:space="preserve"> Shipment id</w:t>
      </w:r>
      <w:r w:rsidR="00316082" w:rsidRPr="008734E0">
        <w:rPr>
          <w:rFonts w:eastAsia="Calibri"/>
          <w:strike/>
        </w:rPr>
        <w:t xml:space="preserve"> and </w:t>
      </w:r>
      <w:r w:rsidR="00AD6F59" w:rsidRPr="008734E0">
        <w:rPr>
          <w:rFonts w:eastAsia="Calibri"/>
          <w:strike/>
        </w:rPr>
        <w:t>shipment</w:t>
      </w:r>
      <w:r w:rsidR="00B52992" w:rsidRPr="008734E0">
        <w:rPr>
          <w:rFonts w:eastAsia="Calibri"/>
          <w:strike/>
        </w:rPr>
        <w:t xml:space="preserve"> stat</w:t>
      </w:r>
      <w:r w:rsidR="00AD6F59" w:rsidRPr="008734E0">
        <w:rPr>
          <w:rFonts w:eastAsia="Calibri"/>
          <w:strike/>
        </w:rPr>
        <w:t>us</w:t>
      </w:r>
      <w:r w:rsidR="007C7E9E" w:rsidRPr="008734E0">
        <w:rPr>
          <w:rFonts w:eastAsia="Calibri"/>
          <w:strike/>
        </w:rPr>
        <w:t xml:space="preserve"> can</w:t>
      </w:r>
      <w:r w:rsidR="00B60F4F" w:rsidRPr="008734E0">
        <w:rPr>
          <w:rFonts w:eastAsia="Calibri"/>
          <w:strike/>
        </w:rPr>
        <w:t xml:space="preserve"> </w:t>
      </w:r>
      <w:r w:rsidR="005F1D1E" w:rsidRPr="008734E0">
        <w:rPr>
          <w:rFonts w:eastAsia="Calibri"/>
          <w:strike/>
        </w:rPr>
        <w:t xml:space="preserve">be </w:t>
      </w:r>
      <w:r w:rsidRPr="008734E0">
        <w:rPr>
          <w:rFonts w:eastAsia="Calibri"/>
          <w:strike/>
        </w:rPr>
        <w:t>import</w:t>
      </w:r>
      <w:r w:rsidR="005F1D1E" w:rsidRPr="008734E0">
        <w:rPr>
          <w:rFonts w:eastAsia="Calibri"/>
          <w:strike/>
        </w:rPr>
        <w:t>ed</w:t>
      </w:r>
      <w:r w:rsidR="003425DF" w:rsidRPr="008734E0">
        <w:rPr>
          <w:rFonts w:eastAsia="Calibri"/>
          <w:strike/>
        </w:rPr>
        <w:t xml:space="preserve"> by batch.</w:t>
      </w:r>
      <w:commentRangeStart w:id="54"/>
      <w:commentRangeStart w:id="55"/>
      <w:commentRangeEnd w:id="54"/>
      <w:r w:rsidRPr="008734E0">
        <w:rPr>
          <w:rStyle w:val="CommentReference"/>
          <w:strike/>
        </w:rPr>
        <w:commentReference w:id="54"/>
      </w:r>
      <w:commentRangeEnd w:id="55"/>
      <w:r w:rsidRPr="008734E0">
        <w:rPr>
          <w:rStyle w:val="CommentReference"/>
          <w:strike/>
        </w:rPr>
        <w:commentReference w:id="55"/>
      </w:r>
    </w:p>
    <w:p w14:paraId="67DF80D1" w14:textId="54C6BE86" w:rsidR="00A21215" w:rsidRPr="008734E0" w:rsidRDefault="008A36A0" w:rsidP="004B17EA">
      <w:pPr>
        <w:pStyle w:val="ListParagraph"/>
        <w:numPr>
          <w:ilvl w:val="2"/>
          <w:numId w:val="12"/>
        </w:numPr>
        <w:spacing w:after="200" w:line="276" w:lineRule="auto"/>
        <w:ind w:right="-20"/>
        <w:rPr>
          <w:rFonts w:eastAsia="Calibri"/>
          <w:strike/>
          <w:color w:val="FF0000"/>
        </w:rPr>
      </w:pPr>
      <w:r w:rsidRPr="008734E0">
        <w:rPr>
          <w:rFonts w:eastAsiaTheme="minorEastAsia" w:hint="eastAsia"/>
          <w:strike/>
          <w:color w:val="FF0000"/>
          <w:lang w:eastAsia="zh-TW"/>
        </w:rPr>
        <w:t xml:space="preserve">Phase2: </w:t>
      </w:r>
      <w:r w:rsidR="00772ABE" w:rsidRPr="008734E0">
        <w:rPr>
          <w:rFonts w:eastAsia="Calibri"/>
          <w:strike/>
          <w:color w:val="FF0000"/>
        </w:rPr>
        <w:t>User should update</w:t>
      </w:r>
      <w:r w:rsidR="00772ABE" w:rsidRPr="008734E0">
        <w:rPr>
          <w:rFonts w:eastAsiaTheme="minorEastAsia" w:hint="eastAsia"/>
          <w:strike/>
          <w:color w:val="FF0000"/>
          <w:lang w:eastAsia="zh-TW"/>
        </w:rPr>
        <w:t xml:space="preserve"> each</w:t>
      </w:r>
      <w:r w:rsidR="00772ABE" w:rsidRPr="008734E0">
        <w:rPr>
          <w:rFonts w:eastAsia="Calibri"/>
          <w:strike/>
          <w:color w:val="FF0000"/>
        </w:rPr>
        <w:t xml:space="preserve"> Special product’s </w:t>
      </w:r>
      <w:r w:rsidR="00772ABE" w:rsidRPr="008734E0">
        <w:rPr>
          <w:rFonts w:eastAsiaTheme="minorEastAsia" w:hint="eastAsia"/>
          <w:strike/>
          <w:color w:val="FF0000"/>
          <w:lang w:eastAsia="zh-TW"/>
        </w:rPr>
        <w:t>delivery</w:t>
      </w:r>
      <w:r w:rsidR="00772ABE" w:rsidRPr="008734E0">
        <w:rPr>
          <w:rFonts w:eastAsia="Calibri"/>
          <w:strike/>
          <w:color w:val="FF0000"/>
        </w:rPr>
        <w:t xml:space="preserve"> status manually</w:t>
      </w:r>
      <w:r w:rsidR="00EF780D" w:rsidRPr="008734E0">
        <w:rPr>
          <w:rFonts w:eastAsiaTheme="minorEastAsia" w:hint="eastAsia"/>
          <w:strike/>
          <w:color w:val="FF0000"/>
          <w:lang w:eastAsia="zh-TW"/>
        </w:rPr>
        <w:t xml:space="preserve"> (If Merchant not equal to Club)</w:t>
      </w:r>
      <w:r w:rsidR="00772ABE" w:rsidRPr="008734E0">
        <w:rPr>
          <w:rFonts w:eastAsia="Calibri"/>
          <w:strike/>
          <w:color w:val="FF0000"/>
        </w:rPr>
        <w:t xml:space="preserve">. </w:t>
      </w:r>
      <w:r w:rsidR="00772ABE" w:rsidRPr="008734E0">
        <w:rPr>
          <w:rFonts w:eastAsiaTheme="minorEastAsia" w:hint="eastAsia"/>
          <w:strike/>
          <w:color w:val="FF0000"/>
          <w:lang w:eastAsia="zh-TW"/>
        </w:rPr>
        <w:t>Once all SKUs under same</w:t>
      </w:r>
      <w:r w:rsidR="007626A3" w:rsidRPr="008734E0">
        <w:rPr>
          <w:rFonts w:eastAsiaTheme="minorEastAsia" w:hint="eastAsia"/>
          <w:strike/>
          <w:color w:val="FF0000"/>
          <w:lang w:eastAsia="zh-TW"/>
        </w:rPr>
        <w:t xml:space="preserve"> shipment are delivered, system will update</w:t>
      </w:r>
      <w:r w:rsidR="00772ABE" w:rsidRPr="008734E0">
        <w:rPr>
          <w:rFonts w:eastAsia="Calibri"/>
          <w:strike/>
          <w:color w:val="FF0000"/>
        </w:rPr>
        <w:t xml:space="preserve"> </w:t>
      </w:r>
      <w:r w:rsidR="007626A3" w:rsidRPr="008734E0">
        <w:rPr>
          <w:rFonts w:eastAsiaTheme="minorEastAsia" w:hint="eastAsia"/>
          <w:strike/>
          <w:color w:val="FF0000"/>
          <w:lang w:eastAsia="zh-TW"/>
        </w:rPr>
        <w:t>S</w:t>
      </w:r>
      <w:r w:rsidR="00772ABE" w:rsidRPr="008734E0">
        <w:rPr>
          <w:rFonts w:eastAsia="Calibri"/>
          <w:strike/>
          <w:color w:val="FF0000"/>
        </w:rPr>
        <w:t xml:space="preserve">hipment </w:t>
      </w:r>
      <w:r w:rsidR="007626A3" w:rsidRPr="008734E0">
        <w:rPr>
          <w:rFonts w:eastAsiaTheme="minorEastAsia" w:hint="eastAsia"/>
          <w:strike/>
          <w:color w:val="FF0000"/>
          <w:lang w:eastAsia="zh-TW"/>
        </w:rPr>
        <w:t>S</w:t>
      </w:r>
      <w:r w:rsidR="00772ABE" w:rsidRPr="008734E0">
        <w:rPr>
          <w:rFonts w:eastAsia="Calibri"/>
          <w:strike/>
          <w:color w:val="FF0000"/>
        </w:rPr>
        <w:t xml:space="preserve">tatus </w:t>
      </w:r>
      <w:r w:rsidR="007626A3" w:rsidRPr="008734E0">
        <w:rPr>
          <w:rFonts w:eastAsiaTheme="minorEastAsia" w:hint="eastAsia"/>
          <w:strike/>
          <w:color w:val="FF0000"/>
          <w:lang w:eastAsia="zh-TW"/>
        </w:rPr>
        <w:t>automatically.</w:t>
      </w:r>
    </w:p>
    <w:p w14:paraId="1D6B4F6B" w14:textId="77777777" w:rsidR="008734E0" w:rsidRPr="008734E0" w:rsidRDefault="008734E0" w:rsidP="004B17EA">
      <w:pPr>
        <w:pStyle w:val="ListParagraph"/>
        <w:numPr>
          <w:ilvl w:val="2"/>
          <w:numId w:val="12"/>
        </w:numPr>
        <w:spacing w:after="200" w:line="276" w:lineRule="auto"/>
        <w:ind w:right="-20"/>
        <w:rPr>
          <w:rFonts w:eastAsia="Calibri"/>
          <w:color w:val="FF0000"/>
        </w:rPr>
      </w:pPr>
      <w:r w:rsidRPr="7B4B73AC">
        <w:rPr>
          <w:rFonts w:eastAsiaTheme="minorEastAsia"/>
          <w:color w:val="FF0000"/>
          <w:lang w:eastAsia="zh-TW"/>
        </w:rPr>
        <w:t xml:space="preserve">(Updated on 17 </w:t>
      </w:r>
      <w:proofErr w:type="gramStart"/>
      <w:r w:rsidRPr="7B4B73AC">
        <w:rPr>
          <w:rFonts w:eastAsiaTheme="minorEastAsia"/>
          <w:color w:val="FF0000"/>
          <w:lang w:eastAsia="zh-TW"/>
        </w:rPr>
        <w:t>June,</w:t>
      </w:r>
      <w:proofErr w:type="gramEnd"/>
      <w:r w:rsidRPr="7B4B73AC">
        <w:rPr>
          <w:rFonts w:eastAsiaTheme="minorEastAsia"/>
          <w:color w:val="FF0000"/>
          <w:lang w:eastAsia="zh-TW"/>
        </w:rPr>
        <w:t xml:space="preserve"> 2024)</w:t>
      </w:r>
    </w:p>
    <w:p w14:paraId="57B7A828" w14:textId="5C2C0C7A" w:rsidR="008734E0" w:rsidRPr="008734E0" w:rsidRDefault="669FBF45" w:rsidP="008734E0">
      <w:pPr>
        <w:pStyle w:val="ListParagraph"/>
        <w:spacing w:after="200" w:line="276" w:lineRule="auto"/>
        <w:ind w:left="2160" w:right="-20"/>
        <w:rPr>
          <w:rFonts w:ascii="Calibri" w:hAnsi="Calibri" w:cs="Calibri"/>
          <w:color w:val="FF0000"/>
        </w:rPr>
      </w:pPr>
      <w:r w:rsidRPr="7B4B73AC">
        <w:rPr>
          <w:rFonts w:eastAsiaTheme="minorEastAsia"/>
          <w:color w:val="FF0000"/>
          <w:highlight w:val="yellow"/>
        </w:rPr>
        <w:t xml:space="preserve">(Phase 2 </w:t>
      </w:r>
      <w:r w:rsidRPr="7B4B73AC">
        <w:rPr>
          <w:rFonts w:ascii="Calibri" w:eastAsiaTheme="minorEastAsia" w:hAnsi="Calibri" w:cs="Calibri"/>
          <w:color w:val="FF0000"/>
          <w:highlight w:val="yellow"/>
          <w:lang w:val="en-HK" w:eastAsia="zh-TW"/>
        </w:rPr>
        <w:t>Aug 2024</w:t>
      </w:r>
      <w:r w:rsidRPr="7B4B73AC">
        <w:rPr>
          <w:rFonts w:eastAsiaTheme="minorEastAsia"/>
          <w:color w:val="FF0000"/>
          <w:highlight w:val="yellow"/>
        </w:rPr>
        <w:t>)</w:t>
      </w:r>
      <w:r w:rsidR="008734E0" w:rsidRPr="7B4B73AC">
        <w:rPr>
          <w:rFonts w:ascii="Calibri" w:eastAsiaTheme="minorEastAsia" w:hAnsi="Calibri" w:cs="Calibri"/>
          <w:color w:val="FF0000"/>
          <w:lang w:eastAsia="zh-TW"/>
        </w:rPr>
        <w:t xml:space="preserve">: </w:t>
      </w:r>
      <w:r w:rsidR="008734E0" w:rsidRPr="7B4B73AC">
        <w:rPr>
          <w:rFonts w:ascii="Calibri" w:eastAsiaTheme="minorEastAsia" w:hAnsi="Calibri" w:cs="Calibri"/>
          <w:color w:val="FF0000"/>
        </w:rPr>
        <w:t>S</w:t>
      </w:r>
      <w:r w:rsidR="008734E0" w:rsidRPr="7B4B73AC">
        <w:rPr>
          <w:rFonts w:ascii="Calibri" w:hAnsi="Calibri" w:cs="Calibri"/>
          <w:color w:val="FF0000"/>
        </w:rPr>
        <w:t>pecial product shipment handling</w:t>
      </w:r>
      <w:r w:rsidR="0086541C">
        <w:rPr>
          <w:rFonts w:ascii="Calibri" w:hAnsi="Calibri" w:cs="Calibri" w:hint="eastAsia"/>
          <w:color w:val="FF0000"/>
          <w:lang w:eastAsia="zh-TW"/>
        </w:rPr>
        <w:t xml:space="preserve"> (TBC)</w:t>
      </w:r>
      <w:r w:rsidR="008734E0" w:rsidRPr="7B4B73AC">
        <w:rPr>
          <w:rFonts w:ascii="Calibri" w:hAnsi="Calibri" w:cs="Calibri"/>
          <w:color w:val="FF0000"/>
        </w:rPr>
        <w:t>:</w:t>
      </w:r>
    </w:p>
    <w:p w14:paraId="5987B014" w14:textId="77777777" w:rsidR="008734E0" w:rsidRDefault="008734E0" w:rsidP="008734E0">
      <w:pPr>
        <w:pStyle w:val="ListParagraph"/>
        <w:spacing w:after="200" w:line="276" w:lineRule="auto"/>
        <w:ind w:left="2160" w:right="-20"/>
        <w:rPr>
          <w:rFonts w:ascii="Calibri" w:hAnsi="Calibri" w:cs="Calibri"/>
          <w:color w:val="FF0000"/>
        </w:rPr>
      </w:pPr>
      <w:r w:rsidRPr="008734E0">
        <w:rPr>
          <w:rFonts w:ascii="Calibri" w:hAnsi="Calibri" w:cs="Calibri"/>
          <w:color w:val="FF0000"/>
        </w:rPr>
        <w:t>-Need to handle special product deliver by Club &amp; other logistics.</w:t>
      </w:r>
    </w:p>
    <w:p w14:paraId="507F31D2" w14:textId="02DED73A" w:rsidR="008B18B5" w:rsidRPr="008734E0" w:rsidRDefault="001B3CDE" w:rsidP="008734E0">
      <w:pPr>
        <w:pStyle w:val="ListParagraph"/>
        <w:spacing w:after="200" w:line="276" w:lineRule="auto"/>
        <w:ind w:left="2160" w:right="-20"/>
        <w:rPr>
          <w:rFonts w:ascii="Calibri" w:hAnsi="Calibri" w:cs="Calibri"/>
          <w:color w:val="FF0000"/>
          <w:lang w:eastAsia="zh-TW"/>
        </w:rPr>
      </w:pPr>
      <w:r>
        <w:rPr>
          <w:rFonts w:ascii="Calibri" w:hAnsi="Calibri" w:cs="Calibri" w:hint="eastAsia"/>
          <w:color w:val="FF0000"/>
          <w:lang w:eastAsia="zh-TW"/>
        </w:rPr>
        <w:t xml:space="preserve">-(Updated on 12 </w:t>
      </w:r>
      <w:proofErr w:type="gramStart"/>
      <w:r>
        <w:rPr>
          <w:rFonts w:ascii="Calibri" w:hAnsi="Calibri" w:cs="Calibri" w:hint="eastAsia"/>
          <w:color w:val="FF0000"/>
          <w:lang w:eastAsia="zh-TW"/>
        </w:rPr>
        <w:t>July,</w:t>
      </w:r>
      <w:proofErr w:type="gramEnd"/>
      <w:r>
        <w:rPr>
          <w:rFonts w:ascii="Calibri" w:hAnsi="Calibri" w:cs="Calibri" w:hint="eastAsia"/>
          <w:color w:val="FF0000"/>
          <w:lang w:eastAsia="zh-TW"/>
        </w:rPr>
        <w:t xml:space="preserve"> 2024) </w:t>
      </w:r>
      <w:r w:rsidR="00AE393C" w:rsidRPr="00AE393C">
        <w:rPr>
          <w:rFonts w:ascii="Calibri" w:hAnsi="Calibri" w:cs="Calibri"/>
          <w:color w:val="FF0000"/>
          <w:lang w:eastAsia="zh-TW"/>
        </w:rPr>
        <w:t>All special products (Club &amp; other logistics) are required to be passed to the Club in order to create order and deduct stock</w:t>
      </w:r>
      <w:r w:rsidR="00781495">
        <w:rPr>
          <w:rFonts w:ascii="Calibri" w:hAnsi="Calibri" w:cs="Calibri" w:hint="eastAsia"/>
          <w:color w:val="FF0000"/>
          <w:lang w:eastAsia="zh-TW"/>
        </w:rPr>
        <w:t>.</w:t>
      </w:r>
    </w:p>
    <w:p w14:paraId="63C9B0C7" w14:textId="77777777" w:rsidR="008734E0" w:rsidRPr="008734E0" w:rsidRDefault="008734E0" w:rsidP="008734E0">
      <w:pPr>
        <w:pStyle w:val="ListParagraph"/>
        <w:spacing w:after="200" w:line="276" w:lineRule="auto"/>
        <w:ind w:left="2160" w:right="-20"/>
        <w:rPr>
          <w:rFonts w:ascii="Calibri" w:hAnsi="Calibri" w:cs="Calibri"/>
          <w:color w:val="FF0000"/>
        </w:rPr>
      </w:pPr>
      <w:r w:rsidRPr="008734E0">
        <w:rPr>
          <w:rFonts w:ascii="Calibri" w:hAnsi="Calibri" w:cs="Calibri" w:hint="eastAsia"/>
          <w:color w:val="FF0000"/>
          <w:lang w:eastAsia="zh-TW"/>
        </w:rPr>
        <w:t>-</w:t>
      </w:r>
      <w:r w:rsidRPr="008734E0">
        <w:rPr>
          <w:rFonts w:ascii="Calibri" w:hAnsi="Calibri" w:cs="Calibri"/>
          <w:color w:val="FF0000"/>
        </w:rPr>
        <w:t>In the case of Club delivery, the</w:t>
      </w:r>
      <w:commentRangeStart w:id="57"/>
      <w:commentRangeStart w:id="58"/>
      <w:r w:rsidR="2884691B" w:rsidRPr="008734E0">
        <w:rPr>
          <w:rFonts w:ascii="Calibri" w:hAnsi="Calibri" w:cs="Calibri"/>
          <w:color w:val="FF0000"/>
        </w:rPr>
        <w:t xml:space="preserve"> user </w:t>
      </w:r>
      <w:r w:rsidRPr="008734E0">
        <w:rPr>
          <w:rFonts w:ascii="Calibri" w:hAnsi="Calibri" w:cs="Calibri"/>
          <w:color w:val="FF0000"/>
        </w:rPr>
        <w:t>sets the product type as a normal product and then syncs it to SFCC (configuring the product as delivery by appointment with Merchant=Club).</w:t>
      </w:r>
    </w:p>
    <w:p w14:paraId="34E97D7B" w14:textId="77777777" w:rsidR="008734E0" w:rsidRPr="008734E0" w:rsidRDefault="008734E0" w:rsidP="008734E0">
      <w:pPr>
        <w:pStyle w:val="ListParagraph"/>
        <w:spacing w:after="200" w:line="276" w:lineRule="auto"/>
        <w:ind w:left="2160" w:right="-20"/>
        <w:rPr>
          <w:rFonts w:ascii="Calibri" w:hAnsi="Calibri" w:cs="Calibri"/>
          <w:color w:val="FF0000"/>
        </w:rPr>
      </w:pPr>
      <w:r w:rsidRPr="008734E0">
        <w:rPr>
          <w:rFonts w:ascii="Calibri" w:hAnsi="Calibri" w:cs="Calibri" w:hint="eastAsia"/>
          <w:color w:val="FF0000"/>
          <w:lang w:eastAsia="zh-TW"/>
        </w:rPr>
        <w:t>-</w:t>
      </w:r>
      <w:r w:rsidRPr="008734E0">
        <w:rPr>
          <w:rFonts w:ascii="Calibri" w:hAnsi="Calibri" w:cs="Calibri"/>
          <w:color w:val="FF0000"/>
        </w:rPr>
        <w:t xml:space="preserve">The shipment will be </w:t>
      </w:r>
      <w:r w:rsidR="2884691B" w:rsidRPr="008734E0">
        <w:rPr>
          <w:rFonts w:ascii="Calibri" w:hAnsi="Calibri" w:cs="Calibri"/>
          <w:color w:val="FF0000"/>
        </w:rPr>
        <w:t xml:space="preserve">updated </w:t>
      </w:r>
      <w:r w:rsidRPr="008734E0">
        <w:rPr>
          <w:rFonts w:ascii="Calibri" w:hAnsi="Calibri" w:cs="Calibri"/>
          <w:color w:val="FF0000"/>
        </w:rPr>
        <w:t xml:space="preserve">through the Club-Merchant integration, meaning that if Merchant=Club, the </w:t>
      </w:r>
      <w:r w:rsidR="2884691B" w:rsidRPr="008734E0">
        <w:rPr>
          <w:rFonts w:ascii="Calibri" w:hAnsi="Calibri" w:cs="Calibri"/>
          <w:color w:val="FF0000"/>
        </w:rPr>
        <w:t>shipment status</w:t>
      </w:r>
      <w:r w:rsidRPr="008734E0">
        <w:rPr>
          <w:rFonts w:ascii="Calibri" w:hAnsi="Calibri" w:cs="Calibri"/>
          <w:color w:val="FF0000"/>
        </w:rPr>
        <w:t xml:space="preserve"> will be synced by Club instead of being manually updated by the user.</w:t>
      </w:r>
    </w:p>
    <w:p w14:paraId="5AFF4710" w14:textId="77777777" w:rsidR="008734E0" w:rsidRPr="008734E0" w:rsidRDefault="008734E0" w:rsidP="008734E0">
      <w:pPr>
        <w:pStyle w:val="ListParagraph"/>
        <w:spacing w:after="200" w:line="276" w:lineRule="auto"/>
        <w:ind w:left="2160" w:right="-20"/>
        <w:rPr>
          <w:rFonts w:ascii="Calibri" w:hAnsi="Calibri" w:cs="Calibri"/>
          <w:color w:val="FF0000"/>
        </w:rPr>
      </w:pPr>
      <w:r w:rsidRPr="008734E0">
        <w:rPr>
          <w:rFonts w:ascii="Calibri" w:hAnsi="Calibri" w:cs="Calibri"/>
          <w:color w:val="FF0000"/>
        </w:rPr>
        <w:t>-For other logistics (Merchant isn't Club), shipment status will be updated by user manually.</w:t>
      </w:r>
    </w:p>
    <w:p w14:paraId="68F13A43" w14:textId="77777777" w:rsidR="008734E0" w:rsidRPr="008734E0" w:rsidRDefault="008734E0" w:rsidP="008734E0">
      <w:pPr>
        <w:pStyle w:val="ListParagraph"/>
        <w:spacing w:after="200" w:line="276" w:lineRule="auto"/>
        <w:ind w:left="2160" w:right="-20"/>
        <w:rPr>
          <w:rFonts w:ascii="Calibri" w:eastAsiaTheme="minorEastAsia" w:hAnsi="Calibri" w:cs="Calibri"/>
          <w:b/>
          <w:bCs/>
          <w:color w:val="FF0000"/>
        </w:rPr>
      </w:pPr>
    </w:p>
    <w:p w14:paraId="6658A81A" w14:textId="70216DA5" w:rsidR="008734E0" w:rsidRPr="008734E0" w:rsidRDefault="008734E0" w:rsidP="008734E0">
      <w:pPr>
        <w:pStyle w:val="ListParagraph"/>
        <w:spacing w:after="200" w:line="276" w:lineRule="auto"/>
        <w:ind w:left="2160" w:right="-20"/>
        <w:rPr>
          <w:rFonts w:ascii="Calibri" w:hAnsi="Calibri" w:cs="Calibri"/>
          <w:color w:val="FF0000"/>
        </w:rPr>
      </w:pPr>
      <w:r w:rsidRPr="008734E0">
        <w:rPr>
          <w:rFonts w:ascii="Calibri" w:eastAsiaTheme="minorEastAsia" w:hAnsi="Calibri" w:cs="Calibri" w:hint="eastAsia"/>
          <w:b/>
          <w:bCs/>
          <w:color w:val="FF0000"/>
        </w:rPr>
        <w:t>TBC:</w:t>
      </w:r>
      <w:r>
        <w:rPr>
          <w:rFonts w:ascii="Calibri" w:eastAsiaTheme="minorEastAsia" w:hAnsi="Calibri" w:cs="Calibri" w:hint="eastAsia"/>
          <w:b/>
          <w:bCs/>
          <w:color w:val="FF0000"/>
          <w:lang w:eastAsia="zh-TW"/>
        </w:rPr>
        <w:t xml:space="preserve"> </w:t>
      </w:r>
      <w:r w:rsidRPr="008734E0">
        <w:rPr>
          <w:rFonts w:ascii="Calibri" w:hAnsi="Calibri" w:cs="Calibri"/>
          <w:color w:val="FF0000"/>
        </w:rPr>
        <w:t>Will Club separate sending out shipment statuses to SFCC when an order includes both normal products and special delivery products?</w:t>
      </w:r>
    </w:p>
    <w:p w14:paraId="3240865F" w14:textId="77777777" w:rsidR="008734E0" w:rsidRPr="008734E0" w:rsidRDefault="008734E0" w:rsidP="008734E0">
      <w:pPr>
        <w:pStyle w:val="ListParagraph"/>
        <w:spacing w:after="200" w:line="276" w:lineRule="auto"/>
        <w:ind w:left="2160" w:right="-20"/>
        <w:rPr>
          <w:rFonts w:ascii="Calibri" w:hAnsi="Calibri" w:cs="Calibri"/>
          <w:color w:val="FF0000"/>
        </w:rPr>
      </w:pPr>
      <w:r w:rsidRPr="008734E0">
        <w:rPr>
          <w:rFonts w:ascii="Calibri" w:hAnsi="Calibri" w:cs="Calibri"/>
          <w:color w:val="FF0000"/>
        </w:rPr>
        <w:t xml:space="preserve">For example, if a customer places an order with normal products </w:t>
      </w:r>
      <w:proofErr w:type="spellStart"/>
      <w:r w:rsidRPr="008734E0">
        <w:rPr>
          <w:rFonts w:ascii="Calibri" w:hAnsi="Calibri" w:cs="Calibri"/>
          <w:color w:val="FF0000"/>
        </w:rPr>
        <w:t>a+b</w:t>
      </w:r>
      <w:proofErr w:type="spellEnd"/>
      <w:r w:rsidRPr="008734E0">
        <w:rPr>
          <w:rFonts w:ascii="Calibri" w:hAnsi="Calibri" w:cs="Calibri"/>
          <w:color w:val="FF0000"/>
        </w:rPr>
        <w:t xml:space="preserve"> and delivery by appointment products </w:t>
      </w:r>
      <w:proofErr w:type="spellStart"/>
      <w:r w:rsidRPr="008734E0">
        <w:rPr>
          <w:rFonts w:ascii="Calibri" w:hAnsi="Calibri" w:cs="Calibri"/>
          <w:color w:val="FF0000"/>
        </w:rPr>
        <w:t>c+d</w:t>
      </w:r>
      <w:proofErr w:type="spellEnd"/>
      <w:r w:rsidRPr="008734E0">
        <w:rPr>
          <w:rFonts w:ascii="Calibri" w:hAnsi="Calibri" w:cs="Calibri"/>
          <w:color w:val="FF0000"/>
        </w:rPr>
        <w:t>,</w:t>
      </w:r>
    </w:p>
    <w:p w14:paraId="152750F4" w14:textId="77777777" w:rsidR="008734E0" w:rsidRPr="008734E0" w:rsidRDefault="008734E0" w:rsidP="008734E0">
      <w:pPr>
        <w:pStyle w:val="ListParagraph"/>
        <w:spacing w:after="200" w:line="276" w:lineRule="auto"/>
        <w:ind w:left="2160" w:right="-20"/>
        <w:rPr>
          <w:rFonts w:ascii="Calibri" w:hAnsi="Calibri" w:cs="Calibri"/>
          <w:color w:val="FF0000"/>
        </w:rPr>
      </w:pPr>
      <w:r w:rsidRPr="008734E0">
        <w:rPr>
          <w:rFonts w:ascii="Calibri" w:hAnsi="Calibri" w:cs="Calibri"/>
          <w:color w:val="FF0000"/>
        </w:rPr>
        <w:t xml:space="preserve">Club will update shipment 1 (products </w:t>
      </w:r>
      <w:proofErr w:type="spellStart"/>
      <w:r w:rsidRPr="008734E0">
        <w:rPr>
          <w:rFonts w:ascii="Calibri" w:hAnsi="Calibri" w:cs="Calibri"/>
          <w:color w:val="FF0000"/>
        </w:rPr>
        <w:t>a+b</w:t>
      </w:r>
      <w:proofErr w:type="spellEnd"/>
      <w:r w:rsidRPr="008734E0">
        <w:rPr>
          <w:rFonts w:ascii="Calibri" w:hAnsi="Calibri" w:cs="Calibri"/>
          <w:color w:val="FF0000"/>
        </w:rPr>
        <w:t xml:space="preserve">) status and shipment 2 (products </w:t>
      </w:r>
      <w:proofErr w:type="spellStart"/>
      <w:r w:rsidRPr="008734E0">
        <w:rPr>
          <w:rFonts w:ascii="Calibri" w:hAnsi="Calibri" w:cs="Calibri"/>
          <w:color w:val="FF0000"/>
        </w:rPr>
        <w:t>c+d</w:t>
      </w:r>
      <w:proofErr w:type="spellEnd"/>
      <w:r w:rsidRPr="008734E0">
        <w:rPr>
          <w:rFonts w:ascii="Calibri" w:hAnsi="Calibri" w:cs="Calibri"/>
          <w:color w:val="FF0000"/>
        </w:rPr>
        <w:t>) status?</w:t>
      </w:r>
    </w:p>
    <w:p w14:paraId="14706195" w14:textId="7D007221" w:rsidR="008734E0" w:rsidRPr="008734E0" w:rsidRDefault="008734E0" w:rsidP="008734E0">
      <w:pPr>
        <w:pStyle w:val="ListParagraph"/>
        <w:spacing w:after="200" w:line="276" w:lineRule="auto"/>
        <w:ind w:left="2160" w:right="-20"/>
        <w:rPr>
          <w:rFonts w:eastAsia="Calibri"/>
          <w:color w:val="FF0000"/>
        </w:rPr>
      </w:pPr>
      <w:r w:rsidRPr="008734E0">
        <w:rPr>
          <w:rFonts w:ascii="Calibri" w:hAnsi="Calibri" w:cs="Calibri"/>
          <w:color w:val="FF0000"/>
        </w:rPr>
        <w:t>If yes, SFCC should be able to handle multiple shipment statuses and sync them to SFCC.</w:t>
      </w:r>
    </w:p>
    <w:p w14:paraId="6253C0C0" w14:textId="77777777" w:rsidR="008734E0" w:rsidRPr="008734E0" w:rsidRDefault="008734E0" w:rsidP="008734E0">
      <w:pPr>
        <w:pStyle w:val="ListParagraph"/>
        <w:spacing w:after="200" w:line="276" w:lineRule="auto"/>
        <w:ind w:left="2160" w:right="-20"/>
        <w:rPr>
          <w:rFonts w:eastAsia="Calibri"/>
          <w:color w:val="FF0000"/>
          <w:lang w:val="en-US"/>
        </w:rPr>
      </w:pPr>
    </w:p>
    <w:p w14:paraId="349210D0" w14:textId="578A4EE9" w:rsidR="606D1BD2" w:rsidRPr="003E5585" w:rsidRDefault="0A8EBE77" w:rsidP="004B17EA">
      <w:pPr>
        <w:pStyle w:val="ListParagraph"/>
        <w:numPr>
          <w:ilvl w:val="2"/>
          <w:numId w:val="12"/>
        </w:numPr>
        <w:spacing w:after="200" w:line="276" w:lineRule="auto"/>
        <w:ind w:right="-20"/>
        <w:rPr>
          <w:rFonts w:eastAsia="Calibri"/>
          <w:highlight w:val="yellow"/>
        </w:rPr>
      </w:pPr>
      <w:r w:rsidRPr="0937B4F8">
        <w:rPr>
          <w:rFonts w:eastAsia="Calibri"/>
        </w:rPr>
        <w:t>S</w:t>
      </w:r>
      <w:r w:rsidR="2884691B" w:rsidRPr="0937B4F8">
        <w:rPr>
          <w:rFonts w:eastAsia="Calibri"/>
        </w:rPr>
        <w:t>ystem</w:t>
      </w:r>
      <w:r w:rsidR="2884691B" w:rsidRPr="003E5585">
        <w:rPr>
          <w:rFonts w:eastAsia="Calibri"/>
        </w:rPr>
        <w:t xml:space="preserve"> checks and updates </w:t>
      </w:r>
      <w:r w:rsidR="2884691B" w:rsidRPr="003E5585">
        <w:rPr>
          <w:rFonts w:eastAsia="Calibri"/>
          <w:b/>
        </w:rPr>
        <w:t>Order Status</w:t>
      </w:r>
      <w:r w:rsidR="2884691B" w:rsidRPr="003E5585">
        <w:rPr>
          <w:rFonts w:eastAsia="Calibri"/>
        </w:rPr>
        <w:t xml:space="preserve"> as Completed if all shipments are delivered.</w:t>
      </w:r>
      <w:r w:rsidR="261A2C78" w:rsidRPr="003E5585">
        <w:rPr>
          <w:rFonts w:eastAsia="Calibri"/>
        </w:rPr>
        <w:t xml:space="preserve"> </w:t>
      </w:r>
      <w:commentRangeEnd w:id="57"/>
      <w:r w:rsidR="2884691B" w:rsidRPr="003E5585">
        <w:rPr>
          <w:rStyle w:val="CommentReference"/>
        </w:rPr>
        <w:commentReference w:id="57"/>
      </w:r>
      <w:commentRangeEnd w:id="58"/>
      <w:r w:rsidR="007769A3" w:rsidRPr="003E5585">
        <w:rPr>
          <w:rStyle w:val="CommentReference"/>
        </w:rPr>
        <w:commentReference w:id="58"/>
      </w:r>
    </w:p>
    <w:p w14:paraId="419E38A0" w14:textId="3D1322E8" w:rsidR="4E7CAB57" w:rsidRDefault="4E7CAB57">
      <w:pPr>
        <w:rPr>
          <w:rFonts w:eastAsia="Calibri"/>
          <w:strike/>
          <w:color w:val="ED7D31" w:themeColor="accent2"/>
        </w:rPr>
      </w:pPr>
    </w:p>
    <w:p w14:paraId="7EC45E7B" w14:textId="77777777" w:rsidR="00B90F6B" w:rsidRPr="008D7FB7" w:rsidRDefault="00B90F6B" w:rsidP="00B90F6B">
      <w:pPr>
        <w:rPr>
          <w:rFonts w:eastAsia="Calibri"/>
          <w:sz w:val="24"/>
          <w:szCs w:val="24"/>
        </w:rPr>
      </w:pPr>
      <w:r w:rsidRPr="008D7FB7">
        <w:rPr>
          <w:rFonts w:eastAsia="Calibri"/>
          <w:sz w:val="24"/>
          <w:szCs w:val="24"/>
        </w:rPr>
        <w:t xml:space="preserve">Later </w:t>
      </w:r>
      <w:proofErr w:type="gramStart"/>
      <w:r w:rsidRPr="008D7FB7">
        <w:rPr>
          <w:rFonts w:eastAsia="Calibri"/>
          <w:sz w:val="24"/>
          <w:szCs w:val="24"/>
        </w:rPr>
        <w:t>phase(</w:t>
      </w:r>
      <w:proofErr w:type="gramEnd"/>
      <w:r w:rsidRPr="008D7FB7">
        <w:rPr>
          <w:rFonts w:eastAsia="Calibri"/>
          <w:sz w:val="24"/>
          <w:szCs w:val="24"/>
        </w:rPr>
        <w:t>Updated on 24 June, 2024):</w:t>
      </w:r>
    </w:p>
    <w:p w14:paraId="4E698454" w14:textId="77777777" w:rsidR="00B90F6B" w:rsidRPr="008D7FB7" w:rsidRDefault="00B90F6B" w:rsidP="00B90F6B">
      <w:pPr>
        <w:pStyle w:val="NormalWeb"/>
        <w:rPr>
          <w:rFonts w:asciiTheme="minorHAnsi" w:eastAsia="Calibri" w:hAnsiTheme="minorHAnsi" w:cstheme="minorBidi"/>
          <w:lang w:val="en-GB" w:eastAsia="en-US"/>
        </w:rPr>
      </w:pPr>
      <w:r w:rsidRPr="008D7FB7">
        <w:rPr>
          <w:rFonts w:asciiTheme="minorHAnsi" w:eastAsia="Calibri" w:hAnsiTheme="minorHAnsi" w:cstheme="minorBidi"/>
          <w:lang w:val="en-GB" w:eastAsia="en-US"/>
        </w:rPr>
        <w:lastRenderedPageBreak/>
        <w:t xml:space="preserve">SFCC has a quota limit on shipment per order (The quota is 20 shipment). As there will be multiple shipments in an order, and number of items could be </w:t>
      </w:r>
      <w:proofErr w:type="gramStart"/>
      <w:r w:rsidRPr="008D7FB7">
        <w:rPr>
          <w:rFonts w:asciiTheme="minorHAnsi" w:eastAsia="Calibri" w:hAnsiTheme="minorHAnsi" w:cstheme="minorBidi"/>
          <w:lang w:val="en-GB" w:eastAsia="en-US"/>
        </w:rPr>
        <w:t>exceed</w:t>
      </w:r>
      <w:proofErr w:type="gramEnd"/>
      <w:r w:rsidRPr="008D7FB7">
        <w:rPr>
          <w:rFonts w:asciiTheme="minorHAnsi" w:eastAsia="Calibri" w:hAnsiTheme="minorHAnsi" w:cstheme="minorBidi"/>
          <w:lang w:val="en-GB" w:eastAsia="en-US"/>
        </w:rPr>
        <w:t xml:space="preserve"> the number of shipments.</w:t>
      </w:r>
    </w:p>
    <w:p w14:paraId="410656DE" w14:textId="77777777" w:rsidR="00B90F6B" w:rsidRPr="008D7FB7" w:rsidRDefault="00B90F6B" w:rsidP="00B90F6B">
      <w:pPr>
        <w:pStyle w:val="NormalWeb"/>
        <w:rPr>
          <w:rFonts w:asciiTheme="minorHAnsi" w:eastAsia="Calibri" w:hAnsiTheme="minorHAnsi" w:cstheme="minorBidi"/>
          <w:lang w:val="en-GB" w:eastAsia="en-US"/>
        </w:rPr>
      </w:pPr>
      <w:r>
        <w:rPr>
          <w:rFonts w:asciiTheme="minorHAnsi" w:eastAsia="Calibri" w:hAnsiTheme="minorHAnsi" w:cstheme="minorBidi"/>
          <w:lang w:val="en-GB" w:eastAsia="en-US"/>
        </w:rPr>
        <w:t>Suggest</w:t>
      </w:r>
      <w:r w:rsidRPr="008D7FB7">
        <w:rPr>
          <w:rFonts w:asciiTheme="minorHAnsi" w:eastAsia="Calibri" w:hAnsiTheme="minorHAnsi" w:cstheme="minorBidi"/>
          <w:lang w:val="en-GB" w:eastAsia="en-US"/>
        </w:rPr>
        <w:t xml:space="preserve"> mak</w:t>
      </w:r>
      <w:r>
        <w:rPr>
          <w:rFonts w:asciiTheme="minorHAnsi" w:eastAsia="Calibri" w:hAnsiTheme="minorHAnsi" w:cstheme="minorBidi"/>
          <w:lang w:val="en-GB" w:eastAsia="en-US"/>
        </w:rPr>
        <w:t>ing</w:t>
      </w:r>
      <w:r w:rsidRPr="008D7FB7">
        <w:rPr>
          <w:rFonts w:asciiTheme="minorHAnsi" w:eastAsia="Calibri" w:hAnsiTheme="minorHAnsi" w:cstheme="minorBidi"/>
          <w:lang w:val="en-GB" w:eastAsia="en-US"/>
        </w:rPr>
        <w:t xml:space="preserve"> an enhancement on limiting the number of items that a customer can add to cart. If the exceed the limit, make a frontend warning to customer (warning message required) and not allow to add more item to the cart.</w:t>
      </w:r>
    </w:p>
    <w:p w14:paraId="2B3F6003" w14:textId="77777777" w:rsidR="00B90F6B" w:rsidRPr="008D7FB7" w:rsidRDefault="00B90F6B" w:rsidP="00B90F6B">
      <w:pPr>
        <w:pStyle w:val="NormalWeb"/>
        <w:rPr>
          <w:rFonts w:asciiTheme="minorHAnsi" w:eastAsia="Calibri" w:hAnsiTheme="minorHAnsi" w:cstheme="minorBidi"/>
          <w:lang w:val="en-GB" w:eastAsia="en-US"/>
        </w:rPr>
      </w:pPr>
      <w:r w:rsidRPr="008D7FB7">
        <w:rPr>
          <w:rFonts w:asciiTheme="minorHAnsi" w:eastAsia="Calibri" w:hAnsiTheme="minorHAnsi" w:cstheme="minorBidi"/>
          <w:lang w:val="en-GB" w:eastAsia="en-US"/>
        </w:rPr>
        <w:t>User can decide the limitation (not more than 20).</w:t>
      </w:r>
    </w:p>
    <w:p w14:paraId="39531301" w14:textId="77777777" w:rsidR="00B90F6B" w:rsidRPr="008D7FB7" w:rsidRDefault="00B90F6B" w:rsidP="00B90F6B">
      <w:pPr>
        <w:pStyle w:val="NormalWeb"/>
        <w:rPr>
          <w:rFonts w:asciiTheme="minorHAnsi" w:eastAsia="Calibri" w:hAnsiTheme="minorHAnsi" w:cstheme="minorBidi"/>
          <w:lang w:val="en-GB" w:eastAsia="en-US"/>
        </w:rPr>
      </w:pPr>
      <w:r w:rsidRPr="008D7FB7">
        <w:rPr>
          <w:rFonts w:asciiTheme="minorHAnsi" w:eastAsia="Calibri" w:hAnsiTheme="minorHAnsi" w:cstheme="minorBidi"/>
          <w:lang w:val="en-GB" w:eastAsia="en-US"/>
        </w:rPr>
        <w:t>Here is the effort:</w:t>
      </w:r>
    </w:p>
    <w:p w14:paraId="430CE4E1" w14:textId="77777777" w:rsidR="00B90F6B" w:rsidRPr="008D7FB7" w:rsidRDefault="00B90F6B" w:rsidP="00B90F6B">
      <w:pPr>
        <w:pStyle w:val="NormalWeb"/>
        <w:rPr>
          <w:rFonts w:asciiTheme="minorHAnsi" w:eastAsia="Calibri" w:hAnsiTheme="minorHAnsi" w:cstheme="minorBidi"/>
          <w:lang w:val="en-GB" w:eastAsia="en-US"/>
        </w:rPr>
      </w:pPr>
      <w:r w:rsidRPr="008D7FB7">
        <w:rPr>
          <w:rFonts w:asciiTheme="minorHAnsi" w:eastAsia="Calibri" w:hAnsiTheme="minorHAnsi" w:cstheme="minorBidi"/>
          <w:lang w:val="en-GB" w:eastAsia="en-US"/>
        </w:rPr>
        <w:t>BO - checking and blocking the number of shipments in cart/checkout page. (2md)</w:t>
      </w:r>
    </w:p>
    <w:p w14:paraId="60B56B92" w14:textId="77777777" w:rsidR="00B90F6B" w:rsidRPr="008D7FB7" w:rsidRDefault="00B90F6B" w:rsidP="00B90F6B">
      <w:pPr>
        <w:pStyle w:val="NormalWeb"/>
        <w:rPr>
          <w:rFonts w:asciiTheme="minorHAnsi" w:eastAsia="Calibri" w:hAnsiTheme="minorHAnsi" w:cstheme="minorBidi"/>
          <w:lang w:val="en-GB" w:eastAsia="en-US"/>
        </w:rPr>
      </w:pPr>
      <w:r w:rsidRPr="008D7FB7">
        <w:rPr>
          <w:rFonts w:asciiTheme="minorHAnsi" w:eastAsia="Calibri" w:hAnsiTheme="minorHAnsi" w:cstheme="minorBidi"/>
          <w:lang w:val="en-GB" w:eastAsia="en-US"/>
        </w:rPr>
        <w:t>FO - Warning message prompt and any limitation message display. (2md)</w:t>
      </w:r>
    </w:p>
    <w:p w14:paraId="2AECA618" w14:textId="77777777" w:rsidR="00B90F6B" w:rsidRPr="008D7FB7" w:rsidRDefault="00B90F6B" w:rsidP="00B90F6B">
      <w:pPr>
        <w:pStyle w:val="NormalWeb"/>
        <w:rPr>
          <w:rFonts w:asciiTheme="minorHAnsi" w:eastAsia="Calibri" w:hAnsiTheme="minorHAnsi" w:cstheme="minorBidi"/>
          <w:lang w:val="en-GB" w:eastAsia="en-US"/>
        </w:rPr>
      </w:pPr>
      <w:proofErr w:type="gramStart"/>
      <w:r w:rsidRPr="008D7FB7">
        <w:rPr>
          <w:rFonts w:asciiTheme="minorHAnsi" w:eastAsia="Calibri" w:hAnsiTheme="minorHAnsi" w:cstheme="minorBidi"/>
          <w:lang w:val="en-GB" w:eastAsia="en-US"/>
        </w:rPr>
        <w:t>Total :</w:t>
      </w:r>
      <w:proofErr w:type="gramEnd"/>
      <w:r w:rsidRPr="008D7FB7">
        <w:rPr>
          <w:rFonts w:asciiTheme="minorHAnsi" w:eastAsia="Calibri" w:hAnsiTheme="minorHAnsi" w:cstheme="minorBidi"/>
          <w:lang w:val="en-GB" w:eastAsia="en-US"/>
        </w:rPr>
        <w:t xml:space="preserve"> 4md</w:t>
      </w:r>
    </w:p>
    <w:p w14:paraId="0DCFFA5C" w14:textId="77777777" w:rsidR="00B90F6B" w:rsidRDefault="00B90F6B">
      <w:pPr>
        <w:rPr>
          <w:rFonts w:eastAsia="Calibri"/>
          <w:strike/>
          <w:color w:val="ED7D31" w:themeColor="accent2"/>
        </w:rPr>
      </w:pPr>
    </w:p>
    <w:p w14:paraId="5A52F94F" w14:textId="157C4CB0" w:rsidR="006879BD" w:rsidRDefault="006879BD" w:rsidP="2407D431">
      <w:pPr>
        <w:rPr>
          <w:rFonts w:eastAsiaTheme="minorEastAsia"/>
          <w:b/>
          <w:bCs/>
          <w:sz w:val="24"/>
          <w:szCs w:val="24"/>
          <w:lang w:eastAsia="zh-TW"/>
        </w:rPr>
      </w:pPr>
      <w:r w:rsidRPr="2407D431">
        <w:rPr>
          <w:rFonts w:eastAsia="Calibri"/>
          <w:b/>
          <w:bCs/>
          <w:sz w:val="24"/>
          <w:szCs w:val="24"/>
        </w:rPr>
        <w:t xml:space="preserve">Backend: </w:t>
      </w:r>
      <w:r w:rsidR="007769A3" w:rsidRPr="2407D431">
        <w:rPr>
          <w:rFonts w:eastAsia="Calibri"/>
          <w:b/>
          <w:bCs/>
          <w:sz w:val="24"/>
          <w:szCs w:val="24"/>
        </w:rPr>
        <w:t>Special Delivery</w:t>
      </w:r>
      <w:r w:rsidR="006A7EBF" w:rsidRPr="2407D431">
        <w:rPr>
          <w:rFonts w:eastAsia="Calibri"/>
          <w:b/>
          <w:bCs/>
          <w:sz w:val="24"/>
          <w:szCs w:val="24"/>
        </w:rPr>
        <w:t xml:space="preserve"> Report</w:t>
      </w:r>
      <w:r w:rsidR="006249E4" w:rsidRPr="2407D431">
        <w:rPr>
          <w:rFonts w:eastAsia="Calibri"/>
          <w:b/>
          <w:bCs/>
          <w:sz w:val="24"/>
          <w:szCs w:val="24"/>
        </w:rPr>
        <w:t xml:space="preserve"> (New)</w:t>
      </w:r>
    </w:p>
    <w:p w14:paraId="534C0F42" w14:textId="4394BCC8" w:rsidR="00D06268" w:rsidRPr="00D06268" w:rsidRDefault="00D06268" w:rsidP="2407D431">
      <w:pPr>
        <w:rPr>
          <w:rFonts w:eastAsiaTheme="minorEastAsia"/>
          <w:b/>
          <w:bCs/>
          <w:color w:val="ED7D31" w:themeColor="accent2"/>
          <w:sz w:val="24"/>
          <w:szCs w:val="24"/>
          <w:lang w:eastAsia="zh-TW"/>
        </w:rPr>
      </w:pPr>
      <w:r>
        <w:rPr>
          <w:rFonts w:eastAsiaTheme="minorEastAsia" w:hint="eastAsia"/>
          <w:b/>
          <w:bCs/>
          <w:sz w:val="24"/>
          <w:szCs w:val="24"/>
          <w:lang w:eastAsia="zh-TW"/>
        </w:rPr>
        <w:t>Phase1:</w:t>
      </w:r>
    </w:p>
    <w:p w14:paraId="3AD77475" w14:textId="217E54EA" w:rsidR="00AF7870" w:rsidRDefault="003D671D" w:rsidP="2407D431">
      <w:pPr>
        <w:rPr>
          <w:rFonts w:eastAsiaTheme="minorEastAsia"/>
          <w:lang w:eastAsia="zh-TW"/>
        </w:rPr>
      </w:pPr>
      <w:r w:rsidRPr="2407D431">
        <w:rPr>
          <w:rFonts w:eastAsia="Calibri"/>
        </w:rPr>
        <w:t xml:space="preserve">User </w:t>
      </w:r>
      <w:r w:rsidR="003F55F1" w:rsidRPr="2407D431">
        <w:rPr>
          <w:rFonts w:eastAsia="Calibri"/>
        </w:rPr>
        <w:t>can</w:t>
      </w:r>
      <w:r w:rsidRPr="2407D431">
        <w:rPr>
          <w:rFonts w:eastAsia="Calibri"/>
        </w:rPr>
        <w:t xml:space="preserve"> set a schedule job</w:t>
      </w:r>
      <w:r w:rsidR="00DB3912" w:rsidRPr="2407D431">
        <w:rPr>
          <w:rFonts w:eastAsia="Calibri"/>
        </w:rPr>
        <w:t xml:space="preserve"> or manual download</w:t>
      </w:r>
      <w:r w:rsidR="009502AC" w:rsidRPr="2407D431">
        <w:rPr>
          <w:rFonts w:eastAsia="Calibri"/>
        </w:rPr>
        <w:t xml:space="preserve"> </w:t>
      </w:r>
      <w:r w:rsidR="007769A3" w:rsidRPr="2407D431">
        <w:rPr>
          <w:rFonts w:eastAsia="Calibri"/>
        </w:rPr>
        <w:t>Special</w:t>
      </w:r>
      <w:commentRangeStart w:id="60"/>
      <w:commentRangeStart w:id="61"/>
      <w:r w:rsidR="007769A3" w:rsidRPr="2407D431">
        <w:rPr>
          <w:rFonts w:eastAsia="Calibri"/>
        </w:rPr>
        <w:t xml:space="preserve"> Delivery</w:t>
      </w:r>
      <w:r w:rsidR="009502AC" w:rsidRPr="2407D431">
        <w:rPr>
          <w:rFonts w:eastAsia="Calibri"/>
        </w:rPr>
        <w:t xml:space="preserve"> Report</w:t>
      </w:r>
      <w:r w:rsidR="00B633DB" w:rsidRPr="2407D431">
        <w:rPr>
          <w:rFonts w:eastAsia="Calibri"/>
        </w:rPr>
        <w:t xml:space="preserve"> </w:t>
      </w:r>
      <w:commentRangeEnd w:id="60"/>
      <w:r>
        <w:rPr>
          <w:rStyle w:val="CommentReference"/>
        </w:rPr>
        <w:commentReference w:id="60"/>
      </w:r>
      <w:commentRangeEnd w:id="61"/>
      <w:r>
        <w:rPr>
          <w:rStyle w:val="CommentReference"/>
        </w:rPr>
        <w:commentReference w:id="61"/>
      </w:r>
      <w:r w:rsidR="00B633DB" w:rsidRPr="2407D431">
        <w:rPr>
          <w:rFonts w:eastAsia="Calibri"/>
        </w:rPr>
        <w:t>which</w:t>
      </w:r>
      <w:r w:rsidR="00AF5010" w:rsidRPr="2407D431">
        <w:rPr>
          <w:rFonts w:eastAsia="Calibri"/>
        </w:rPr>
        <w:t xml:space="preserve"> contains</w:t>
      </w:r>
      <w:r w:rsidR="006D47A5" w:rsidRPr="2407D431">
        <w:rPr>
          <w:rFonts w:eastAsia="Calibri"/>
        </w:rPr>
        <w:t xml:space="preserve"> order</w:t>
      </w:r>
      <w:r w:rsidR="004A0FB4" w:rsidRPr="2407D431">
        <w:rPr>
          <w:rFonts w:eastAsia="Calibri"/>
        </w:rPr>
        <w:t>’s shipment</w:t>
      </w:r>
      <w:r w:rsidR="009B4E75" w:rsidRPr="2407D431">
        <w:rPr>
          <w:rFonts w:eastAsia="Calibri"/>
        </w:rPr>
        <w:t xml:space="preserve"> (Product Type: </w:t>
      </w:r>
      <w:r w:rsidR="00CE61A0" w:rsidRPr="2407D431">
        <w:rPr>
          <w:rFonts w:eastAsia="Calibri"/>
        </w:rPr>
        <w:t>Special</w:t>
      </w:r>
      <w:r w:rsidR="009B4E75" w:rsidRPr="2407D431">
        <w:rPr>
          <w:rFonts w:eastAsia="Calibri"/>
        </w:rPr>
        <w:t>)</w:t>
      </w:r>
    </w:p>
    <w:p w14:paraId="634E58D2" w14:textId="036A7421" w:rsidR="00F01C1D" w:rsidRPr="00C77687" w:rsidRDefault="00C77687" w:rsidP="2407D431">
      <w:pPr>
        <w:rPr>
          <w:rFonts w:eastAsiaTheme="minorEastAsia"/>
          <w:color w:val="FF0000"/>
          <w:lang w:eastAsia="zh-TW"/>
        </w:rPr>
      </w:pPr>
      <w:r w:rsidRPr="00C77687">
        <w:rPr>
          <w:rFonts w:eastAsiaTheme="minorEastAsia" w:hint="eastAsia"/>
          <w:color w:val="FF0000"/>
          <w:lang w:eastAsia="zh-TW"/>
        </w:rPr>
        <w:t xml:space="preserve">(Updated on </w:t>
      </w:r>
      <w:r w:rsidR="00971AA4">
        <w:rPr>
          <w:rFonts w:eastAsiaTheme="minorEastAsia"/>
          <w:color w:val="FF0000"/>
          <w:lang w:eastAsia="zh-TW"/>
        </w:rPr>
        <w:t xml:space="preserve">29 </w:t>
      </w:r>
      <w:proofErr w:type="gramStart"/>
      <w:r w:rsidR="00971AA4">
        <w:rPr>
          <w:rFonts w:eastAsiaTheme="minorEastAsia"/>
          <w:color w:val="FF0000"/>
          <w:lang w:eastAsia="zh-TW"/>
        </w:rPr>
        <w:t>July</w:t>
      </w:r>
      <w:r w:rsidRPr="00C77687">
        <w:rPr>
          <w:rFonts w:eastAsiaTheme="minorEastAsia" w:hint="eastAsia"/>
          <w:color w:val="FF0000"/>
          <w:lang w:eastAsia="zh-TW"/>
        </w:rPr>
        <w:t>,</w:t>
      </w:r>
      <w:proofErr w:type="gramEnd"/>
      <w:r w:rsidRPr="00C77687">
        <w:rPr>
          <w:rFonts w:eastAsiaTheme="minorEastAsia" w:hint="eastAsia"/>
          <w:color w:val="FF0000"/>
          <w:lang w:eastAsia="zh-TW"/>
        </w:rPr>
        <w:t xml:space="preserve"> 2024) Remarks: </w:t>
      </w:r>
      <w:r w:rsidR="006B6F23">
        <w:rPr>
          <w:rFonts w:eastAsiaTheme="minorEastAsia" w:hint="eastAsia"/>
          <w:color w:val="FF0000"/>
          <w:lang w:eastAsia="zh-TW"/>
        </w:rPr>
        <w:t>Exclude</w:t>
      </w:r>
      <w:r w:rsidRPr="00C77687">
        <w:rPr>
          <w:rFonts w:eastAsiaTheme="minorEastAsia" w:hint="eastAsia"/>
          <w:color w:val="FF0000"/>
          <w:lang w:eastAsia="zh-TW"/>
        </w:rPr>
        <w:t xml:space="preserve"> </w:t>
      </w:r>
      <w:r w:rsidR="00971AA4">
        <w:rPr>
          <w:rFonts w:eastAsiaTheme="minorEastAsia"/>
          <w:color w:val="FF0000"/>
          <w:lang w:eastAsia="zh-TW"/>
        </w:rPr>
        <w:t>Order Status= “Created” and “F</w:t>
      </w:r>
      <w:r w:rsidRPr="00C77687">
        <w:rPr>
          <w:rFonts w:eastAsiaTheme="minorEastAsia" w:hint="eastAsia"/>
          <w:color w:val="FF0000"/>
          <w:lang w:eastAsia="zh-TW"/>
        </w:rPr>
        <w:t>ailed</w:t>
      </w:r>
      <w:r w:rsidR="00971AA4">
        <w:rPr>
          <w:rFonts w:eastAsiaTheme="minorEastAsia"/>
          <w:color w:val="FF0000"/>
          <w:lang w:eastAsia="zh-TW"/>
        </w:rPr>
        <w:t>”</w:t>
      </w:r>
      <w:r w:rsidRPr="00C77687">
        <w:rPr>
          <w:rFonts w:eastAsiaTheme="minorEastAsia" w:hint="eastAsia"/>
          <w:color w:val="FF0000"/>
          <w:lang w:eastAsia="zh-TW"/>
        </w:rPr>
        <w:t xml:space="preserve"> order</w:t>
      </w:r>
      <w:r>
        <w:rPr>
          <w:rFonts w:eastAsiaTheme="minorEastAsia" w:hint="eastAsia"/>
          <w:color w:val="FF0000"/>
          <w:lang w:eastAsia="zh-TW"/>
        </w:rPr>
        <w:t xml:space="preserve"> in report</w:t>
      </w:r>
    </w:p>
    <w:p w14:paraId="704782D0" w14:textId="13A4520D" w:rsidR="00BD19F3" w:rsidRPr="00BD19F3" w:rsidRDefault="00BD19F3" w:rsidP="2407D431">
      <w:pPr>
        <w:rPr>
          <w:rFonts w:ascii="Calibri" w:eastAsiaTheme="minorEastAsia" w:hAnsi="Calibri" w:cs="Calibri"/>
          <w:lang w:eastAsia="zh-TW"/>
        </w:rPr>
      </w:pPr>
      <w:r w:rsidRPr="2407D431">
        <w:rPr>
          <w:rFonts w:eastAsiaTheme="minorEastAsia"/>
          <w:lang w:eastAsia="zh-TW"/>
        </w:rPr>
        <w:t>File Name: Special Delivery Report [system generation date]</w:t>
      </w:r>
    </w:p>
    <w:p w14:paraId="3C172934" w14:textId="3B526854" w:rsidR="00192AF5" w:rsidRDefault="007769A3" w:rsidP="004B17EA">
      <w:pPr>
        <w:pStyle w:val="ListParagraph"/>
        <w:numPr>
          <w:ilvl w:val="2"/>
          <w:numId w:val="12"/>
        </w:numPr>
        <w:ind w:right="-20"/>
        <w:rPr>
          <w:rFonts w:eastAsia="Calibri"/>
          <w:color w:val="ED7D31" w:themeColor="accent2"/>
        </w:rPr>
      </w:pPr>
      <w:bookmarkStart w:id="63" w:name="OLE_LINK1"/>
      <w:r w:rsidRPr="2407D431">
        <w:rPr>
          <w:rFonts w:eastAsia="Calibri"/>
        </w:rPr>
        <w:t>Special Delivery</w:t>
      </w:r>
      <w:r w:rsidR="00192AF5" w:rsidRPr="2407D431">
        <w:rPr>
          <w:rFonts w:eastAsia="Calibri"/>
        </w:rPr>
        <w:t xml:space="preserve"> Type</w:t>
      </w:r>
    </w:p>
    <w:p w14:paraId="20C82031" w14:textId="5E8DA1E3" w:rsidR="007769A3" w:rsidRPr="007769A3" w:rsidRDefault="007769A3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2407D431">
        <w:rPr>
          <w:rFonts w:eastAsia="Calibri"/>
        </w:rPr>
        <w:t>Merchant Name</w:t>
      </w:r>
    </w:p>
    <w:p w14:paraId="230547FA" w14:textId="15B42C60" w:rsidR="00A87DB6" w:rsidRPr="003E5585" w:rsidRDefault="00A87DB6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3E5585">
        <w:rPr>
          <w:rFonts w:eastAsia="Calibri"/>
        </w:rPr>
        <w:t>Order no.</w:t>
      </w:r>
    </w:p>
    <w:p w14:paraId="3CFF6822" w14:textId="7D26F1B1" w:rsidR="00A87DB6" w:rsidRPr="003E5585" w:rsidRDefault="00A87DB6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3E5585">
        <w:rPr>
          <w:rFonts w:eastAsia="Calibri"/>
        </w:rPr>
        <w:t>Shipment id.</w:t>
      </w:r>
    </w:p>
    <w:p w14:paraId="69524736" w14:textId="6F23CADF" w:rsidR="00A06FD3" w:rsidRPr="003E5585" w:rsidRDefault="00A06FD3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3E5585">
        <w:rPr>
          <w:rFonts w:eastAsia="Calibri"/>
        </w:rPr>
        <w:t>Shipment Status</w:t>
      </w:r>
    </w:p>
    <w:p w14:paraId="7020BEF5" w14:textId="5F00CE83" w:rsidR="007A215F" w:rsidRPr="003E5585" w:rsidRDefault="007A215F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3E5585">
        <w:rPr>
          <w:rFonts w:eastAsia="Calibri"/>
        </w:rPr>
        <w:t xml:space="preserve">customer </w:t>
      </w:r>
      <w:proofErr w:type="gramStart"/>
      <w:r w:rsidRPr="003E5585">
        <w:rPr>
          <w:rFonts w:eastAsia="Calibri"/>
        </w:rPr>
        <w:t>name :</w:t>
      </w:r>
      <w:proofErr w:type="gramEnd"/>
      <w:r w:rsidRPr="003E5585">
        <w:rPr>
          <w:rFonts w:eastAsia="Calibri"/>
        </w:rPr>
        <w:t xml:space="preserve"> Input in Checkout Page-Shipping address [Last Name][</w:t>
      </w:r>
      <w:r w:rsidRPr="003E5585">
        <w:t xml:space="preserve"> </w:t>
      </w:r>
      <w:r w:rsidRPr="003E5585">
        <w:rPr>
          <w:rFonts w:eastAsia="Calibri"/>
        </w:rPr>
        <w:t>First Name]</w:t>
      </w:r>
    </w:p>
    <w:p w14:paraId="334AB33E" w14:textId="77777777" w:rsidR="007A215F" w:rsidRPr="003E5585" w:rsidRDefault="007A215F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proofErr w:type="gramStart"/>
      <w:r w:rsidRPr="003E5585">
        <w:rPr>
          <w:rFonts w:eastAsia="Calibri"/>
        </w:rPr>
        <w:t>Address :</w:t>
      </w:r>
      <w:proofErr w:type="gramEnd"/>
      <w:r w:rsidRPr="003E5585">
        <w:rPr>
          <w:rFonts w:eastAsia="Calibri"/>
        </w:rPr>
        <w:t xml:space="preserve"> Input in Checkout Page-Shipping address [ADDRESS]</w:t>
      </w:r>
    </w:p>
    <w:p w14:paraId="53CB1D46" w14:textId="77777777" w:rsidR="007A215F" w:rsidRPr="003E5585" w:rsidRDefault="007A215F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3E5585">
        <w:rPr>
          <w:rFonts w:eastAsia="Calibri"/>
        </w:rPr>
        <w:lastRenderedPageBreak/>
        <w:t>contact number: Input in Checkout Page [MOBILE NUMBER]</w:t>
      </w:r>
    </w:p>
    <w:p w14:paraId="322EF8C5" w14:textId="77777777" w:rsidR="007A215F" w:rsidRPr="003E5585" w:rsidRDefault="007A215F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3E5585">
        <w:rPr>
          <w:rFonts w:eastAsia="Calibri"/>
        </w:rPr>
        <w:t xml:space="preserve">removal service or </w:t>
      </w:r>
      <w:proofErr w:type="gramStart"/>
      <w:r w:rsidRPr="003E5585">
        <w:rPr>
          <w:rFonts w:eastAsia="Calibri"/>
        </w:rPr>
        <w:t>not :</w:t>
      </w:r>
      <w:proofErr w:type="gramEnd"/>
      <w:r w:rsidRPr="003E5585">
        <w:rPr>
          <w:rFonts w:eastAsia="Calibri"/>
        </w:rPr>
        <w:t xml:space="preserve"> Select in PDP REE option </w:t>
      </w:r>
    </w:p>
    <w:p w14:paraId="4F0A7E73" w14:textId="77777777" w:rsidR="007A215F" w:rsidRPr="003E5585" w:rsidRDefault="007A215F" w:rsidP="004B17EA">
      <w:pPr>
        <w:pStyle w:val="ListParagraph"/>
        <w:numPr>
          <w:ilvl w:val="2"/>
          <w:numId w:val="12"/>
        </w:numPr>
        <w:ind w:right="-20"/>
        <w:rPr>
          <w:rFonts w:eastAsia="Calibri"/>
          <w:strike/>
        </w:rPr>
      </w:pPr>
      <w:r w:rsidRPr="5EBA8194">
        <w:rPr>
          <w:rFonts w:eastAsia="Calibri"/>
          <w:strike/>
        </w:rPr>
        <w:t>propose removal date: TBC</w:t>
      </w:r>
    </w:p>
    <w:p w14:paraId="60A1D64B" w14:textId="77777777" w:rsidR="007A215F" w:rsidRPr="003E5585" w:rsidRDefault="007A215F" w:rsidP="004B17EA">
      <w:pPr>
        <w:pStyle w:val="ListParagraph"/>
        <w:numPr>
          <w:ilvl w:val="2"/>
          <w:numId w:val="12"/>
        </w:numPr>
        <w:ind w:right="-20"/>
        <w:rPr>
          <w:rFonts w:eastAsia="Calibri"/>
          <w:strike/>
        </w:rPr>
      </w:pPr>
      <w:r w:rsidRPr="5EBA8194">
        <w:rPr>
          <w:rFonts w:eastAsia="Calibri"/>
          <w:strike/>
        </w:rPr>
        <w:t xml:space="preserve">request delivery </w:t>
      </w:r>
      <w:proofErr w:type="gramStart"/>
      <w:r w:rsidRPr="5EBA8194">
        <w:rPr>
          <w:rFonts w:eastAsia="Calibri"/>
          <w:strike/>
        </w:rPr>
        <w:t>date :</w:t>
      </w:r>
      <w:proofErr w:type="gramEnd"/>
      <w:r w:rsidRPr="5EBA8194">
        <w:rPr>
          <w:rFonts w:eastAsia="Calibri"/>
          <w:strike/>
        </w:rPr>
        <w:t xml:space="preserve"> TBC</w:t>
      </w:r>
    </w:p>
    <w:p w14:paraId="3BA6F741" w14:textId="77777777" w:rsidR="007A215F" w:rsidRPr="000264D6" w:rsidRDefault="007A215F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3360A6">
        <w:rPr>
          <w:rFonts w:eastAsia="Calibri"/>
        </w:rPr>
        <w:t xml:space="preserve">sales memo </w:t>
      </w:r>
      <w:proofErr w:type="gramStart"/>
      <w:r w:rsidRPr="003360A6">
        <w:rPr>
          <w:rFonts w:eastAsia="Calibri"/>
        </w:rPr>
        <w:t>date :</w:t>
      </w:r>
      <w:proofErr w:type="gramEnd"/>
      <w:r w:rsidRPr="003360A6">
        <w:rPr>
          <w:rFonts w:eastAsia="Calibri"/>
        </w:rPr>
        <w:t xml:space="preserve"> System generates Order Create Date</w:t>
      </w:r>
    </w:p>
    <w:p w14:paraId="070379D0" w14:textId="77777777" w:rsidR="00FA1392" w:rsidRPr="003E5585" w:rsidRDefault="00FA1392" w:rsidP="004B17EA">
      <w:pPr>
        <w:pStyle w:val="ListParagraph"/>
        <w:numPr>
          <w:ilvl w:val="2"/>
          <w:numId w:val="12"/>
        </w:numPr>
        <w:ind w:right="-20"/>
        <w:rPr>
          <w:rFonts w:eastAsia="Calibri"/>
        </w:rPr>
      </w:pPr>
      <w:r w:rsidRPr="003E5585">
        <w:rPr>
          <w:rFonts w:eastAsia="Calibri"/>
        </w:rPr>
        <w:t>item# AND qty: System displays SKU &amp; qty</w:t>
      </w:r>
    </w:p>
    <w:p w14:paraId="0F6843B2" w14:textId="77777777" w:rsidR="007A215F" w:rsidRPr="000264D6" w:rsidRDefault="007A215F" w:rsidP="004B17EA">
      <w:pPr>
        <w:pStyle w:val="ListParagraph"/>
        <w:numPr>
          <w:ilvl w:val="2"/>
          <w:numId w:val="12"/>
        </w:numPr>
        <w:ind w:right="-20"/>
        <w:rPr>
          <w:rFonts w:ascii="Calibri" w:eastAsia="Calibri" w:hAnsi="Calibri" w:cs="Calibri"/>
          <w:strike/>
        </w:rPr>
      </w:pPr>
      <w:r w:rsidRPr="000264D6">
        <w:rPr>
          <w:rFonts w:eastAsia="Calibri"/>
          <w:strike/>
        </w:rPr>
        <w:t xml:space="preserve">sales memo </w:t>
      </w:r>
      <w:proofErr w:type="gramStart"/>
      <w:r w:rsidRPr="000264D6">
        <w:rPr>
          <w:rFonts w:eastAsia="Calibri"/>
          <w:strike/>
        </w:rPr>
        <w:t>number :</w:t>
      </w:r>
      <w:proofErr w:type="gramEnd"/>
      <w:r w:rsidRPr="000264D6">
        <w:rPr>
          <w:rFonts w:eastAsia="Calibri"/>
          <w:strike/>
        </w:rPr>
        <w:t xml:space="preserve"> System generates Order No.</w:t>
      </w:r>
    </w:p>
    <w:bookmarkEnd w:id="63"/>
    <w:p w14:paraId="347E4CDE" w14:textId="5BE38067" w:rsidR="007A215F" w:rsidRPr="00A66BD6" w:rsidRDefault="347B910A" w:rsidP="004B17EA">
      <w:pPr>
        <w:pStyle w:val="ListParagraph"/>
        <w:numPr>
          <w:ilvl w:val="2"/>
          <w:numId w:val="12"/>
        </w:numPr>
        <w:ind w:right="-20"/>
        <w:rPr>
          <w:rFonts w:eastAsia="Calibri"/>
          <w:strike/>
        </w:rPr>
      </w:pPr>
      <w:r w:rsidRPr="00A66BD6">
        <w:rPr>
          <w:rFonts w:eastAsia="Calibri"/>
          <w:strike/>
        </w:rPr>
        <w:t xml:space="preserve">back iso (for completion </w:t>
      </w:r>
      <w:proofErr w:type="gramStart"/>
      <w:r w:rsidRPr="00A66BD6">
        <w:rPr>
          <w:rFonts w:eastAsia="Calibri"/>
          <w:strike/>
        </w:rPr>
        <w:t>order )</w:t>
      </w:r>
      <w:proofErr w:type="gramEnd"/>
      <w:r w:rsidRPr="00A66BD6">
        <w:rPr>
          <w:rFonts w:eastAsia="Calibri"/>
          <w:strike/>
        </w:rPr>
        <w:t xml:space="preserve"> </w:t>
      </w:r>
      <w:commentRangeStart w:id="64"/>
      <w:commentRangeStart w:id="65"/>
      <w:commentRangeEnd w:id="64"/>
      <w:r w:rsidRPr="00A66BD6">
        <w:rPr>
          <w:rStyle w:val="CommentReference"/>
        </w:rPr>
        <w:commentReference w:id="64"/>
      </w:r>
      <w:commentRangeEnd w:id="65"/>
      <w:r w:rsidR="007769A3" w:rsidRPr="00A66BD6">
        <w:rPr>
          <w:rStyle w:val="CommentReference"/>
        </w:rPr>
        <w:commentReference w:id="65"/>
      </w:r>
    </w:p>
    <w:p w14:paraId="3807BB5D" w14:textId="77777777" w:rsidR="0021704D" w:rsidRDefault="0021704D" w:rsidP="0021704D">
      <w:pPr>
        <w:pStyle w:val="ListParagraph"/>
        <w:ind w:left="1440" w:right="-20"/>
        <w:rPr>
          <w:rFonts w:eastAsia="Calibri"/>
          <w:color w:val="ED7D31" w:themeColor="accent2"/>
          <w:highlight w:val="yellow"/>
        </w:rPr>
      </w:pPr>
    </w:p>
    <w:p w14:paraId="16D9442F" w14:textId="202E615D" w:rsidR="00683C13" w:rsidRPr="000B7AAB" w:rsidRDefault="00683C13" w:rsidP="7EB0867D">
      <w:pPr>
        <w:rPr>
          <w:rFonts w:eastAsiaTheme="minorEastAsia"/>
          <w:b/>
          <w:bCs/>
          <w:color w:val="FF0000"/>
          <w:sz w:val="24"/>
          <w:szCs w:val="24"/>
          <w:lang w:eastAsia="zh-TW"/>
        </w:rPr>
      </w:pPr>
      <w:r w:rsidRPr="7EB0867D">
        <w:rPr>
          <w:rFonts w:eastAsiaTheme="minorEastAsia"/>
          <w:b/>
          <w:bCs/>
          <w:color w:val="FF0000"/>
          <w:sz w:val="24"/>
          <w:szCs w:val="24"/>
          <w:lang w:eastAsia="zh-TW"/>
        </w:rPr>
        <w:t>Phase2</w:t>
      </w:r>
      <w:r w:rsidR="007B70AB" w:rsidRPr="7EB0867D">
        <w:rPr>
          <w:rFonts w:eastAsiaTheme="minorEastAsia"/>
          <w:b/>
          <w:bCs/>
          <w:color w:val="FF0000"/>
          <w:sz w:val="24"/>
          <w:szCs w:val="24"/>
          <w:lang w:eastAsia="zh-TW"/>
        </w:rPr>
        <w:t xml:space="preserve"> </w:t>
      </w:r>
      <w:proofErr w:type="gramStart"/>
      <w:r w:rsidR="007B70AB" w:rsidRPr="7EB0867D">
        <w:rPr>
          <w:rFonts w:eastAsiaTheme="minorEastAsia"/>
          <w:b/>
          <w:bCs/>
          <w:color w:val="FF0000"/>
          <w:sz w:val="24"/>
          <w:szCs w:val="24"/>
          <w:lang w:eastAsia="zh-TW"/>
        </w:rPr>
        <w:t>Aug</w:t>
      </w:r>
      <w:r w:rsidR="003517AD" w:rsidRPr="7EB0867D">
        <w:rPr>
          <w:rFonts w:eastAsiaTheme="minorEastAsia"/>
          <w:b/>
          <w:bCs/>
          <w:color w:val="FF0000"/>
          <w:sz w:val="24"/>
          <w:szCs w:val="24"/>
          <w:lang w:eastAsia="zh-TW"/>
        </w:rPr>
        <w:t>,</w:t>
      </w:r>
      <w:proofErr w:type="gramEnd"/>
      <w:r w:rsidR="003517AD" w:rsidRPr="7EB0867D">
        <w:rPr>
          <w:rFonts w:eastAsiaTheme="minorEastAsia"/>
          <w:b/>
          <w:bCs/>
          <w:color w:val="FF0000"/>
          <w:sz w:val="24"/>
          <w:szCs w:val="24"/>
          <w:lang w:eastAsia="zh-TW"/>
        </w:rPr>
        <w:t xml:space="preserve"> 2024</w:t>
      </w:r>
      <w:r w:rsidRPr="7EB0867D">
        <w:rPr>
          <w:rFonts w:eastAsiaTheme="minorEastAsia"/>
          <w:b/>
          <w:bCs/>
          <w:color w:val="FF0000"/>
          <w:sz w:val="24"/>
          <w:szCs w:val="24"/>
          <w:lang w:eastAsia="zh-TW"/>
        </w:rPr>
        <w:t>:</w:t>
      </w:r>
    </w:p>
    <w:p w14:paraId="1C90618D" w14:textId="150CB85C" w:rsidR="53BEFCB5" w:rsidRDefault="53BEFCB5" w:rsidP="6E8B50B4">
      <w:pPr>
        <w:rPr>
          <w:rFonts w:eastAsiaTheme="minorEastAsia"/>
          <w:color w:val="4472C4" w:themeColor="accent1"/>
          <w:sz w:val="24"/>
          <w:szCs w:val="24"/>
          <w:lang w:eastAsia="zh-TW"/>
        </w:rPr>
      </w:pPr>
      <w:r w:rsidRPr="6E8B50B4">
        <w:rPr>
          <w:rFonts w:eastAsiaTheme="minorEastAsia"/>
          <w:color w:val="FF0000"/>
          <w:sz w:val="24"/>
          <w:szCs w:val="24"/>
          <w:lang w:eastAsia="zh-TW"/>
        </w:rPr>
        <w:t xml:space="preserve">Only 3 field is mandatory </w:t>
      </w:r>
      <w:r w:rsidR="456D9480" w:rsidRPr="6E8B50B4">
        <w:rPr>
          <w:rFonts w:eastAsiaTheme="minorEastAsia"/>
          <w:color w:val="FF0000"/>
          <w:sz w:val="24"/>
          <w:szCs w:val="24"/>
          <w:lang w:eastAsia="zh-TW"/>
        </w:rPr>
        <w:t xml:space="preserve">field, including </w:t>
      </w:r>
      <w:proofErr w:type="spellStart"/>
      <w:proofErr w:type="gramStart"/>
      <w:r w:rsidR="456D9480" w:rsidRPr="6E8B50B4">
        <w:rPr>
          <w:rFonts w:eastAsiaTheme="minorEastAsia"/>
          <w:color w:val="FF0000"/>
          <w:sz w:val="24"/>
          <w:szCs w:val="24"/>
          <w:lang w:eastAsia="zh-TW"/>
        </w:rPr>
        <w:t>i,ii</w:t>
      </w:r>
      <w:proofErr w:type="spellEnd"/>
      <w:proofErr w:type="gramEnd"/>
      <w:r w:rsidR="456D9480" w:rsidRPr="6E8B50B4">
        <w:rPr>
          <w:rFonts w:eastAsiaTheme="minorEastAsia"/>
          <w:color w:val="FF0000"/>
          <w:sz w:val="24"/>
          <w:szCs w:val="24"/>
          <w:lang w:eastAsia="zh-TW"/>
        </w:rPr>
        <w:t>, xvii.</w:t>
      </w:r>
      <w:r w:rsidR="33D9AF64" w:rsidRPr="6E8B50B4">
        <w:rPr>
          <w:rFonts w:eastAsiaTheme="minorEastAsia"/>
          <w:color w:val="FF0000"/>
          <w:sz w:val="24"/>
          <w:szCs w:val="24"/>
          <w:lang w:eastAsia="zh-TW"/>
        </w:rPr>
        <w:t xml:space="preserve"> (updated on 8 Aug)</w:t>
      </w:r>
    </w:p>
    <w:p w14:paraId="44702072" w14:textId="0DD8B3CF" w:rsidR="004A40B6" w:rsidRPr="00A43C83" w:rsidRDefault="004A40B6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6E8B50B4">
        <w:rPr>
          <w:rFonts w:eastAsia="Calibri"/>
          <w:color w:val="FF0000"/>
        </w:rPr>
        <w:t>Order no.</w:t>
      </w:r>
      <w:r w:rsidR="004A6AE0" w:rsidRPr="6E8B50B4">
        <w:rPr>
          <w:rFonts w:eastAsiaTheme="minorEastAsia"/>
          <w:color w:val="FF0000"/>
          <w:lang w:eastAsia="zh-TW"/>
        </w:rPr>
        <w:t xml:space="preserve">: System </w:t>
      </w:r>
      <w:r w:rsidR="74C93E21" w:rsidRPr="6E8B50B4">
        <w:rPr>
          <w:rFonts w:eastAsiaTheme="minorEastAsia"/>
          <w:color w:val="FF0000"/>
          <w:lang w:eastAsia="zh-TW"/>
        </w:rPr>
        <w:t>exports (</w:t>
      </w:r>
      <w:r w:rsidR="32CD9151" w:rsidRPr="6E8B50B4">
        <w:rPr>
          <w:rFonts w:eastAsiaTheme="minorEastAsia"/>
          <w:color w:val="FF0000"/>
          <w:lang w:eastAsia="zh-TW"/>
        </w:rPr>
        <w:t>this field is mandatory field)</w:t>
      </w:r>
    </w:p>
    <w:p w14:paraId="1C99946D" w14:textId="66897A79" w:rsidR="004A40B6" w:rsidRPr="00A43C83" w:rsidRDefault="004A40B6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6E8B50B4">
        <w:rPr>
          <w:rFonts w:eastAsia="Calibri"/>
          <w:color w:val="FF0000"/>
        </w:rPr>
        <w:t>Shipment id.</w:t>
      </w:r>
      <w:r w:rsidR="004A6AE0" w:rsidRPr="6E8B50B4">
        <w:rPr>
          <w:rFonts w:eastAsiaTheme="minorEastAsia"/>
          <w:color w:val="FF0000"/>
          <w:lang w:eastAsia="zh-TW"/>
        </w:rPr>
        <w:t>: System export</w:t>
      </w:r>
      <w:r w:rsidR="00030146" w:rsidRPr="6E8B50B4">
        <w:rPr>
          <w:rFonts w:eastAsiaTheme="minorEastAsia"/>
          <w:color w:val="FF0000"/>
          <w:lang w:eastAsia="zh-TW"/>
        </w:rPr>
        <w:t>s</w:t>
      </w:r>
      <w:r w:rsidR="489F21CC" w:rsidRPr="6E8B50B4">
        <w:rPr>
          <w:rFonts w:eastAsiaTheme="minorEastAsia"/>
          <w:color w:val="FF0000"/>
          <w:lang w:eastAsia="zh-TW"/>
        </w:rPr>
        <w:t xml:space="preserve"> (this field is mandatory field)</w:t>
      </w:r>
    </w:p>
    <w:p w14:paraId="4ADFD95C" w14:textId="19DBA6E3" w:rsidR="004A40B6" w:rsidRPr="00770329" w:rsidRDefault="004A40B6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00A43C83">
        <w:rPr>
          <w:rFonts w:eastAsia="Calibri"/>
          <w:color w:val="FF0000"/>
        </w:rPr>
        <w:t>Shipment Status</w:t>
      </w:r>
      <w:r w:rsidR="002D232B" w:rsidRPr="00A43C83">
        <w:rPr>
          <w:rFonts w:eastAsiaTheme="minorEastAsia" w:hint="eastAsia"/>
          <w:color w:val="FF0000"/>
          <w:lang w:eastAsia="zh-TW"/>
        </w:rPr>
        <w:t xml:space="preserve">: </w:t>
      </w:r>
      <w:r w:rsidR="00242658" w:rsidRPr="00A43C83">
        <w:rPr>
          <w:rFonts w:eastAsiaTheme="minorEastAsia" w:hint="eastAsia"/>
          <w:color w:val="FF0000"/>
          <w:lang w:eastAsia="zh-TW"/>
        </w:rPr>
        <w:t>System export</w:t>
      </w:r>
      <w:r w:rsidR="00030146" w:rsidRPr="00A43C83">
        <w:rPr>
          <w:rFonts w:eastAsiaTheme="minorEastAsia" w:hint="eastAsia"/>
          <w:color w:val="FF0000"/>
          <w:lang w:eastAsia="zh-TW"/>
        </w:rPr>
        <w:t>s</w:t>
      </w:r>
      <w:r w:rsidR="00242658" w:rsidRPr="00A43C83">
        <w:rPr>
          <w:rFonts w:eastAsiaTheme="minorEastAsia" w:hint="eastAsia"/>
          <w:color w:val="FF0000"/>
          <w:lang w:eastAsia="zh-TW"/>
        </w:rPr>
        <w:t xml:space="preserve">. </w:t>
      </w:r>
      <w:r w:rsidR="002D232B" w:rsidRPr="00A43C83">
        <w:rPr>
          <w:rFonts w:eastAsiaTheme="minorEastAsia" w:hint="eastAsia"/>
          <w:color w:val="FF0000"/>
          <w:lang w:eastAsia="zh-TW"/>
        </w:rPr>
        <w:t xml:space="preserve">System auto </w:t>
      </w:r>
      <w:r w:rsidR="000B7AAB" w:rsidRPr="00A43C83">
        <w:rPr>
          <w:rFonts w:eastAsiaTheme="minorEastAsia"/>
          <w:color w:val="FF0000"/>
          <w:lang w:eastAsia="zh-TW"/>
        </w:rPr>
        <w:t>changes</w:t>
      </w:r>
      <w:r w:rsidR="002D232B" w:rsidRPr="00A43C83">
        <w:rPr>
          <w:rFonts w:eastAsiaTheme="minorEastAsia" w:hint="eastAsia"/>
          <w:color w:val="FF0000"/>
          <w:lang w:eastAsia="zh-TW"/>
        </w:rPr>
        <w:t xml:space="preserve"> to </w:t>
      </w:r>
      <w:r w:rsidR="002D232B" w:rsidRPr="00A43C83">
        <w:rPr>
          <w:rFonts w:eastAsiaTheme="minorEastAsia"/>
          <w:color w:val="FF0000"/>
          <w:lang w:eastAsia="zh-TW"/>
        </w:rPr>
        <w:t>“</w:t>
      </w:r>
      <w:r w:rsidR="002D232B" w:rsidRPr="00A43C83">
        <w:rPr>
          <w:rFonts w:eastAsiaTheme="minorEastAsia" w:hint="eastAsia"/>
          <w:color w:val="FF0000"/>
          <w:lang w:eastAsia="zh-TW"/>
        </w:rPr>
        <w:t>Shipped</w:t>
      </w:r>
      <w:r w:rsidR="002D232B" w:rsidRPr="00A43C83">
        <w:rPr>
          <w:rFonts w:eastAsiaTheme="minorEastAsia"/>
          <w:color w:val="FF0000"/>
          <w:lang w:eastAsia="zh-TW"/>
        </w:rPr>
        <w:t>”</w:t>
      </w:r>
      <w:r w:rsidR="002D232B" w:rsidRPr="00A43C83">
        <w:rPr>
          <w:rFonts w:eastAsiaTheme="minorEastAsia" w:hint="eastAsia"/>
          <w:color w:val="FF0000"/>
          <w:lang w:eastAsia="zh-TW"/>
        </w:rPr>
        <w:t xml:space="preserve"> when all SKUs under same shipment</w:t>
      </w:r>
      <w:r w:rsidR="00E14DA4" w:rsidRPr="00A43C83">
        <w:rPr>
          <w:rFonts w:eastAsiaTheme="minorEastAsia" w:hint="eastAsia"/>
          <w:color w:val="FF0000"/>
          <w:lang w:eastAsia="zh-TW"/>
        </w:rPr>
        <w:t xml:space="preserve"> are </w:t>
      </w:r>
      <w:r w:rsidR="00E14DA4" w:rsidRPr="00A43C83">
        <w:rPr>
          <w:rFonts w:eastAsiaTheme="minorEastAsia"/>
          <w:color w:val="FF0000"/>
          <w:lang w:eastAsia="zh-TW"/>
        </w:rPr>
        <w:t>“</w:t>
      </w:r>
      <w:r w:rsidR="00E14DA4" w:rsidRPr="00A43C83">
        <w:rPr>
          <w:rFonts w:eastAsiaTheme="minorEastAsia" w:hint="eastAsia"/>
          <w:color w:val="FF0000"/>
          <w:lang w:eastAsia="zh-TW"/>
        </w:rPr>
        <w:t>Delivery Completed</w:t>
      </w:r>
      <w:r w:rsidR="00E14DA4" w:rsidRPr="00A43C83">
        <w:rPr>
          <w:rFonts w:eastAsiaTheme="minorEastAsia"/>
          <w:color w:val="FF0000"/>
          <w:lang w:eastAsia="zh-TW"/>
        </w:rPr>
        <w:t>”</w:t>
      </w:r>
    </w:p>
    <w:p w14:paraId="556AD344" w14:textId="541D9FBE" w:rsidR="00770329" w:rsidRDefault="00770329" w:rsidP="00770329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>
        <w:rPr>
          <w:rFonts w:eastAsia="Calibri"/>
          <w:color w:val="FF0000"/>
        </w:rPr>
        <w:t>Shipment System Date</w:t>
      </w:r>
      <w:r w:rsidR="007D4147">
        <w:rPr>
          <w:rFonts w:eastAsia="Calibri"/>
          <w:color w:val="FF0000"/>
        </w:rPr>
        <w:t>:</w:t>
      </w:r>
      <w:r w:rsidR="00030056">
        <w:rPr>
          <w:rFonts w:eastAsia="Calibri"/>
          <w:color w:val="FF0000"/>
        </w:rPr>
        <w:t xml:space="preserve"> When </w:t>
      </w:r>
      <w:r w:rsidR="00030056" w:rsidRPr="00030056">
        <w:rPr>
          <w:rFonts w:eastAsia="Calibri"/>
          <w:color w:val="FF0000"/>
        </w:rPr>
        <w:t>all SKUs’ delivery status under same shipment are shipped</w:t>
      </w:r>
      <w:r w:rsidR="00030056">
        <w:rPr>
          <w:rFonts w:eastAsia="Calibri"/>
          <w:color w:val="FF0000"/>
        </w:rPr>
        <w:t xml:space="preserve">, system will capture the </w:t>
      </w:r>
      <w:r w:rsidR="00D04D68">
        <w:rPr>
          <w:rFonts w:eastAsia="Calibri"/>
          <w:color w:val="FF0000"/>
        </w:rPr>
        <w:t xml:space="preserve">actual </w:t>
      </w:r>
      <w:r w:rsidR="00030056">
        <w:rPr>
          <w:rFonts w:eastAsia="Calibri"/>
          <w:color w:val="FF0000"/>
        </w:rPr>
        <w:t xml:space="preserve">date </w:t>
      </w:r>
      <w:r w:rsidR="00D04D68">
        <w:rPr>
          <w:rFonts w:eastAsia="Calibri"/>
          <w:color w:val="FF0000"/>
        </w:rPr>
        <w:t>of</w:t>
      </w:r>
      <w:r w:rsidR="00C31FF0">
        <w:rPr>
          <w:rFonts w:eastAsia="Calibri"/>
          <w:color w:val="FF0000"/>
        </w:rPr>
        <w:t xml:space="preserve"> last</w:t>
      </w:r>
      <w:r w:rsidR="00AB74EB">
        <w:rPr>
          <w:rFonts w:eastAsia="Calibri"/>
          <w:color w:val="FF0000"/>
        </w:rPr>
        <w:t xml:space="preserve"> update</w:t>
      </w:r>
    </w:p>
    <w:p w14:paraId="0FFE40C0" w14:textId="62EDBCA4" w:rsidR="00770329" w:rsidRPr="00A43C83" w:rsidRDefault="00770329" w:rsidP="00770329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00A43C83">
        <w:rPr>
          <w:rFonts w:eastAsia="Calibri"/>
          <w:color w:val="FF0000"/>
        </w:rPr>
        <w:t>Special Delivery Type</w:t>
      </w:r>
      <w:r w:rsidRPr="00A43C83">
        <w:rPr>
          <w:rFonts w:eastAsiaTheme="minorEastAsia" w:hint="eastAsia"/>
          <w:color w:val="FF0000"/>
          <w:lang w:eastAsia="zh-TW"/>
        </w:rPr>
        <w:t xml:space="preserve">: System exports. </w:t>
      </w:r>
      <w:r w:rsidRPr="00A43C83">
        <w:rPr>
          <w:rFonts w:eastAsia="Calibri"/>
          <w:color w:val="FF0000"/>
        </w:rPr>
        <w:t>Merchant Delivery</w:t>
      </w:r>
      <w:r w:rsidRPr="00A43C83">
        <w:rPr>
          <w:rFonts w:eastAsia="Calibri" w:hint="eastAsia"/>
          <w:color w:val="FF0000"/>
        </w:rPr>
        <w:t>/</w:t>
      </w:r>
      <w:r w:rsidRPr="00A43C83">
        <w:rPr>
          <w:rFonts w:eastAsia="Calibri"/>
          <w:color w:val="FF0000"/>
        </w:rPr>
        <w:t xml:space="preserve"> Delivery by Appointment</w:t>
      </w:r>
    </w:p>
    <w:p w14:paraId="05E3D20F" w14:textId="6E1D5CAB" w:rsidR="00770329" w:rsidRPr="00AB74EB" w:rsidRDefault="00770329" w:rsidP="00AB74EB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00A43C83">
        <w:rPr>
          <w:rFonts w:eastAsia="Calibri"/>
          <w:color w:val="FF0000"/>
        </w:rPr>
        <w:t>Merchant Name</w:t>
      </w:r>
      <w:r w:rsidRPr="00A43C83">
        <w:rPr>
          <w:rFonts w:eastAsiaTheme="minorEastAsia" w:hint="eastAsia"/>
          <w:color w:val="FF0000"/>
          <w:lang w:eastAsia="zh-TW"/>
        </w:rPr>
        <w:t>: System exports</w:t>
      </w:r>
    </w:p>
    <w:p w14:paraId="08A28E5E" w14:textId="14327103" w:rsidR="004A40B6" w:rsidRPr="00A43C83" w:rsidRDefault="004A40B6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7EB0867D">
        <w:rPr>
          <w:rFonts w:eastAsia="Calibri"/>
          <w:color w:val="FF0000"/>
        </w:rPr>
        <w:t xml:space="preserve">customer </w:t>
      </w:r>
      <w:r w:rsidR="6258B902" w:rsidRPr="7EB0867D">
        <w:rPr>
          <w:rFonts w:eastAsia="Calibri"/>
          <w:color w:val="FF0000"/>
        </w:rPr>
        <w:t>name:</w:t>
      </w:r>
      <w:r w:rsidRPr="7EB0867D">
        <w:rPr>
          <w:rFonts w:eastAsia="Calibri"/>
          <w:color w:val="FF0000"/>
        </w:rPr>
        <w:t xml:space="preserve"> </w:t>
      </w:r>
      <w:r w:rsidR="00030146" w:rsidRPr="7EB0867D">
        <w:rPr>
          <w:rFonts w:eastAsiaTheme="minorEastAsia"/>
          <w:color w:val="FF0000"/>
          <w:lang w:eastAsia="zh-TW"/>
        </w:rPr>
        <w:t>System exports</w:t>
      </w:r>
      <w:r w:rsidR="00030146" w:rsidRPr="7EB0867D">
        <w:rPr>
          <w:rFonts w:eastAsia="Calibri"/>
          <w:color w:val="FF0000"/>
        </w:rPr>
        <w:t xml:space="preserve"> </w:t>
      </w:r>
      <w:r w:rsidRPr="7EB0867D">
        <w:rPr>
          <w:rFonts w:eastAsia="Calibri"/>
          <w:color w:val="FF0000"/>
        </w:rPr>
        <w:t xml:space="preserve">Checkout Page-Shipping address [Last </w:t>
      </w:r>
      <w:proofErr w:type="gramStart"/>
      <w:r w:rsidRPr="7EB0867D">
        <w:rPr>
          <w:rFonts w:eastAsia="Calibri"/>
          <w:color w:val="FF0000"/>
        </w:rPr>
        <w:t>Name][</w:t>
      </w:r>
      <w:proofErr w:type="gramEnd"/>
      <w:r w:rsidRPr="7EB0867D">
        <w:rPr>
          <w:color w:val="FF0000"/>
        </w:rPr>
        <w:t xml:space="preserve"> </w:t>
      </w:r>
      <w:r w:rsidRPr="7EB0867D">
        <w:rPr>
          <w:rFonts w:eastAsia="Calibri"/>
          <w:color w:val="FF0000"/>
        </w:rPr>
        <w:t>First Name]</w:t>
      </w:r>
    </w:p>
    <w:p w14:paraId="5F3C6DDC" w14:textId="6FB087D1" w:rsidR="004A40B6" w:rsidRPr="00A43C83" w:rsidRDefault="427F893D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7EB0867D">
        <w:rPr>
          <w:rFonts w:eastAsia="Calibri"/>
          <w:color w:val="FF0000"/>
        </w:rPr>
        <w:t>Address:</w:t>
      </w:r>
      <w:r w:rsidR="004A40B6" w:rsidRPr="7EB0867D">
        <w:rPr>
          <w:rFonts w:eastAsia="Calibri"/>
          <w:color w:val="FF0000"/>
        </w:rPr>
        <w:t xml:space="preserve"> </w:t>
      </w:r>
      <w:r w:rsidR="00030146" w:rsidRPr="7EB0867D">
        <w:rPr>
          <w:rFonts w:eastAsiaTheme="minorEastAsia"/>
          <w:color w:val="FF0000"/>
          <w:lang w:eastAsia="zh-TW"/>
        </w:rPr>
        <w:t xml:space="preserve">System exports </w:t>
      </w:r>
      <w:r w:rsidR="004A40B6" w:rsidRPr="7EB0867D">
        <w:rPr>
          <w:rFonts w:eastAsia="Calibri"/>
          <w:color w:val="FF0000"/>
        </w:rPr>
        <w:t>Checkout Page-Shipping address [ADDRESS]</w:t>
      </w:r>
    </w:p>
    <w:p w14:paraId="2C4F763A" w14:textId="7D8D764C" w:rsidR="004A40B6" w:rsidRPr="00A43C83" w:rsidRDefault="004A40B6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00A43C83">
        <w:rPr>
          <w:rFonts w:eastAsia="Calibri"/>
          <w:color w:val="FF0000"/>
        </w:rPr>
        <w:t xml:space="preserve">contact number: </w:t>
      </w:r>
      <w:r w:rsidR="00F137B0" w:rsidRPr="00A43C83">
        <w:rPr>
          <w:rFonts w:eastAsiaTheme="minorEastAsia" w:hint="eastAsia"/>
          <w:color w:val="FF0000"/>
          <w:lang w:eastAsia="zh-TW"/>
        </w:rPr>
        <w:t>System exports</w:t>
      </w:r>
      <w:r w:rsidRPr="00A43C83">
        <w:rPr>
          <w:rFonts w:eastAsia="Calibri"/>
          <w:color w:val="FF0000"/>
        </w:rPr>
        <w:t xml:space="preserve"> Checkout Page [MOBILE NUMBER]</w:t>
      </w:r>
    </w:p>
    <w:p w14:paraId="7F7758B9" w14:textId="5C906C47" w:rsidR="004A40B6" w:rsidRPr="00A43C83" w:rsidRDefault="004A40B6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7EB0867D">
        <w:rPr>
          <w:rFonts w:eastAsia="Calibri"/>
          <w:color w:val="FF0000"/>
        </w:rPr>
        <w:t xml:space="preserve">removal service or </w:t>
      </w:r>
      <w:r w:rsidR="79FABB87" w:rsidRPr="7EB0867D">
        <w:rPr>
          <w:rFonts w:eastAsia="Calibri"/>
          <w:color w:val="FF0000"/>
        </w:rPr>
        <w:t>not:</w:t>
      </w:r>
      <w:r w:rsidRPr="7EB0867D">
        <w:rPr>
          <w:rFonts w:eastAsia="Calibri"/>
          <w:color w:val="FF0000"/>
        </w:rPr>
        <w:t xml:space="preserve"> </w:t>
      </w:r>
      <w:r w:rsidR="00F137B0" w:rsidRPr="7EB0867D">
        <w:rPr>
          <w:rFonts w:eastAsiaTheme="minorEastAsia"/>
          <w:color w:val="FF0000"/>
          <w:lang w:eastAsia="zh-TW"/>
        </w:rPr>
        <w:t>System exports</w:t>
      </w:r>
      <w:r w:rsidR="00F137B0" w:rsidRPr="7EB0867D">
        <w:rPr>
          <w:rFonts w:eastAsia="Calibri"/>
          <w:color w:val="FF0000"/>
        </w:rPr>
        <w:t xml:space="preserve"> </w:t>
      </w:r>
      <w:r w:rsidRPr="7EB0867D">
        <w:rPr>
          <w:rFonts w:eastAsia="Calibri"/>
          <w:color w:val="FF0000"/>
        </w:rPr>
        <w:t xml:space="preserve">PDP REE option </w:t>
      </w:r>
      <w:r w:rsidR="00F137B0" w:rsidRPr="7EB0867D">
        <w:rPr>
          <w:rFonts w:eastAsiaTheme="minorEastAsia"/>
          <w:color w:val="FF0000"/>
          <w:lang w:eastAsia="zh-TW"/>
        </w:rPr>
        <w:t>that the customer selected</w:t>
      </w:r>
    </w:p>
    <w:p w14:paraId="39256418" w14:textId="59158702" w:rsidR="004A40B6" w:rsidRPr="00A43C83" w:rsidRDefault="004A40B6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7EB0867D">
        <w:rPr>
          <w:rFonts w:eastAsia="Calibri"/>
          <w:color w:val="FF0000"/>
        </w:rPr>
        <w:t xml:space="preserve">sales memo </w:t>
      </w:r>
      <w:r w:rsidR="4071BDF3" w:rsidRPr="7EB0867D">
        <w:rPr>
          <w:rFonts w:eastAsia="Calibri"/>
          <w:color w:val="FF0000"/>
        </w:rPr>
        <w:t>date:</w:t>
      </w:r>
      <w:r w:rsidRPr="7EB0867D">
        <w:rPr>
          <w:rFonts w:eastAsia="Calibri"/>
          <w:color w:val="FF0000"/>
        </w:rPr>
        <w:t xml:space="preserve"> System </w:t>
      </w:r>
      <w:r w:rsidR="00CC670F" w:rsidRPr="7EB0867D">
        <w:rPr>
          <w:rFonts w:eastAsiaTheme="minorEastAsia"/>
          <w:color w:val="FF0000"/>
          <w:lang w:eastAsia="zh-TW"/>
        </w:rPr>
        <w:t>exports</w:t>
      </w:r>
      <w:r w:rsidRPr="7EB0867D">
        <w:rPr>
          <w:rFonts w:eastAsia="Calibri"/>
          <w:color w:val="FF0000"/>
        </w:rPr>
        <w:t xml:space="preserve"> Order Create Date</w:t>
      </w:r>
    </w:p>
    <w:p w14:paraId="6A7DCFFF" w14:textId="0E78BEC4" w:rsidR="004A40B6" w:rsidRDefault="00445DA6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>
        <w:rPr>
          <w:rFonts w:eastAsia="Calibri"/>
          <w:color w:val="FF0000"/>
        </w:rPr>
        <w:t>SKU</w:t>
      </w:r>
      <w:r w:rsidR="004A40B6" w:rsidRPr="00A43C83">
        <w:rPr>
          <w:rFonts w:eastAsia="Calibri"/>
          <w:color w:val="FF0000"/>
        </w:rPr>
        <w:t>: System displays SKU</w:t>
      </w:r>
    </w:p>
    <w:p w14:paraId="26655195" w14:textId="6F44A0AB" w:rsidR="00445DA6" w:rsidRDefault="00445DA6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00445DA6">
        <w:rPr>
          <w:rFonts w:eastAsia="Calibri"/>
          <w:color w:val="FF0000"/>
        </w:rPr>
        <w:t>Product name</w:t>
      </w:r>
      <w:r>
        <w:rPr>
          <w:rFonts w:eastAsia="Calibri"/>
          <w:color w:val="FF0000"/>
        </w:rPr>
        <w:t>:</w:t>
      </w:r>
      <w:r w:rsidRPr="00445DA6">
        <w:rPr>
          <w:rFonts w:eastAsia="Calibri"/>
          <w:color w:val="FF0000"/>
        </w:rPr>
        <w:t xml:space="preserve"> </w:t>
      </w:r>
      <w:r w:rsidRPr="00A43C83">
        <w:rPr>
          <w:rFonts w:eastAsia="Calibri"/>
          <w:color w:val="FF0000"/>
        </w:rPr>
        <w:t xml:space="preserve">System displays </w:t>
      </w:r>
      <w:r>
        <w:rPr>
          <w:rFonts w:eastAsia="Calibri"/>
          <w:color w:val="FF0000"/>
        </w:rPr>
        <w:t>product name</w:t>
      </w:r>
    </w:p>
    <w:p w14:paraId="18E358EC" w14:textId="542B2FAA" w:rsidR="00445DA6" w:rsidRDefault="00445DA6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>
        <w:rPr>
          <w:rFonts w:eastAsia="Calibri"/>
          <w:color w:val="FF0000"/>
        </w:rPr>
        <w:t>Item code:</w:t>
      </w:r>
      <w:r w:rsidRPr="00445DA6">
        <w:rPr>
          <w:rFonts w:eastAsia="Calibri"/>
          <w:color w:val="FF0000"/>
        </w:rPr>
        <w:t xml:space="preserve"> </w:t>
      </w:r>
      <w:r w:rsidRPr="00A43C83">
        <w:rPr>
          <w:rFonts w:eastAsia="Calibri"/>
          <w:color w:val="FF0000"/>
        </w:rPr>
        <w:t>System displays</w:t>
      </w:r>
      <w:r>
        <w:rPr>
          <w:rFonts w:eastAsia="Calibri"/>
          <w:color w:val="FF0000"/>
        </w:rPr>
        <w:t xml:space="preserve"> item code</w:t>
      </w:r>
    </w:p>
    <w:p w14:paraId="2FF73906" w14:textId="253108E5" w:rsidR="00445DA6" w:rsidRPr="00A43C83" w:rsidRDefault="00445DA6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>
        <w:rPr>
          <w:rFonts w:eastAsia="Calibri"/>
          <w:color w:val="FF0000"/>
        </w:rPr>
        <w:t>Qty:</w:t>
      </w:r>
      <w:r w:rsidRPr="00445DA6">
        <w:rPr>
          <w:rFonts w:eastAsia="Calibri"/>
          <w:color w:val="FF0000"/>
        </w:rPr>
        <w:t xml:space="preserve"> </w:t>
      </w:r>
      <w:r w:rsidRPr="00A43C83">
        <w:rPr>
          <w:rFonts w:eastAsia="Calibri"/>
          <w:color w:val="FF0000"/>
        </w:rPr>
        <w:t>System displays</w:t>
      </w:r>
      <w:r>
        <w:rPr>
          <w:rFonts w:eastAsia="Calibri"/>
          <w:color w:val="FF0000"/>
        </w:rPr>
        <w:t xml:space="preserve"> quantity</w:t>
      </w:r>
    </w:p>
    <w:p w14:paraId="4769C3D4" w14:textId="25AAEE9D" w:rsidR="00377C19" w:rsidRPr="00A43C83" w:rsidRDefault="00377C19" w:rsidP="004B17EA">
      <w:pPr>
        <w:pStyle w:val="ListParagraph"/>
        <w:numPr>
          <w:ilvl w:val="0"/>
          <w:numId w:val="20"/>
        </w:numPr>
        <w:rPr>
          <w:rFonts w:eastAsia="Calibri"/>
          <w:color w:val="FF0000"/>
        </w:rPr>
      </w:pPr>
      <w:r w:rsidRPr="00A43C83">
        <w:rPr>
          <w:rFonts w:eastAsia="Calibri"/>
          <w:color w:val="FF0000"/>
        </w:rPr>
        <w:t>Delivery Status Update</w:t>
      </w:r>
      <w:r w:rsidR="00A2149B" w:rsidRPr="00A43C83">
        <w:rPr>
          <w:rFonts w:eastAsiaTheme="minorEastAsia" w:hint="eastAsia"/>
          <w:color w:val="FF0000"/>
          <w:lang w:eastAsia="zh-TW"/>
        </w:rPr>
        <w:t>: System exports or user i</w:t>
      </w:r>
      <w:r w:rsidR="00A2149B" w:rsidRPr="00A43C83">
        <w:rPr>
          <w:rFonts w:eastAsiaTheme="minorEastAsia"/>
          <w:color w:val="FF0000"/>
          <w:lang w:eastAsia="zh-TW"/>
        </w:rPr>
        <w:t>nput “Delivery Completed” to</w:t>
      </w:r>
      <w:r w:rsidR="004C656A" w:rsidRPr="00A43C83">
        <w:rPr>
          <w:rFonts w:eastAsiaTheme="minorEastAsia" w:hint="eastAsia"/>
          <w:color w:val="FF0000"/>
          <w:lang w:eastAsia="zh-TW"/>
        </w:rPr>
        <w:t xml:space="preserve"> update</w:t>
      </w:r>
      <w:r w:rsidR="003F5E36" w:rsidRPr="00A43C83">
        <w:rPr>
          <w:rFonts w:eastAsiaTheme="minorEastAsia" w:hint="eastAsia"/>
          <w:color w:val="FF0000"/>
          <w:lang w:eastAsia="zh-TW"/>
        </w:rPr>
        <w:t xml:space="preserve"> status</w:t>
      </w:r>
    </w:p>
    <w:p w14:paraId="2DBD94B1" w14:textId="20E7E461" w:rsidR="00740E0C" w:rsidRPr="00A43C83" w:rsidRDefault="00740E0C" w:rsidP="004B17EA">
      <w:pPr>
        <w:pStyle w:val="ListParagraph"/>
        <w:numPr>
          <w:ilvl w:val="0"/>
          <w:numId w:val="20"/>
        </w:numPr>
        <w:rPr>
          <w:rFonts w:eastAsia="Calibri"/>
          <w:color w:val="FF0000"/>
        </w:rPr>
      </w:pPr>
      <w:r w:rsidRPr="00A43C83">
        <w:rPr>
          <w:rFonts w:eastAsia="Calibri"/>
          <w:color w:val="FF0000"/>
        </w:rPr>
        <w:lastRenderedPageBreak/>
        <w:t>Delivery Date</w:t>
      </w:r>
      <w:r w:rsidR="003F5E36" w:rsidRPr="00A43C83">
        <w:rPr>
          <w:rFonts w:eastAsiaTheme="minorEastAsia" w:hint="eastAsia"/>
          <w:color w:val="FF0000"/>
          <w:lang w:eastAsia="zh-TW"/>
        </w:rPr>
        <w:t>: System exports or user i</w:t>
      </w:r>
      <w:r w:rsidR="003F5E36" w:rsidRPr="00A43C83">
        <w:rPr>
          <w:rFonts w:eastAsiaTheme="minorEastAsia"/>
          <w:color w:val="FF0000"/>
          <w:lang w:eastAsia="zh-TW"/>
        </w:rPr>
        <w:t>nput</w:t>
      </w:r>
      <w:r w:rsidR="009F05CE" w:rsidRPr="00A43C83">
        <w:rPr>
          <w:rFonts w:eastAsiaTheme="minorEastAsia" w:hint="eastAsia"/>
          <w:color w:val="FF0000"/>
          <w:lang w:eastAsia="zh-TW"/>
        </w:rPr>
        <w:t xml:space="preserve"> </w:t>
      </w:r>
      <w:r w:rsidR="009F05CE" w:rsidRPr="00A43C83">
        <w:rPr>
          <w:rFonts w:eastAsia="Calibri"/>
          <w:color w:val="FF0000"/>
        </w:rPr>
        <w:t>Delivery Date</w:t>
      </w:r>
      <w:r w:rsidR="003F5E36" w:rsidRPr="00A43C83">
        <w:rPr>
          <w:rFonts w:eastAsiaTheme="minorEastAsia"/>
          <w:color w:val="FF0000"/>
          <w:lang w:eastAsia="zh-TW"/>
        </w:rPr>
        <w:t xml:space="preserve"> to</w:t>
      </w:r>
      <w:r w:rsidR="003F5E36" w:rsidRPr="00A43C83">
        <w:rPr>
          <w:rFonts w:eastAsiaTheme="minorEastAsia" w:hint="eastAsia"/>
          <w:color w:val="FF0000"/>
          <w:lang w:eastAsia="zh-TW"/>
        </w:rPr>
        <w:t xml:space="preserve"> update </w:t>
      </w:r>
      <w:r w:rsidR="009F05CE" w:rsidRPr="00A43C83">
        <w:rPr>
          <w:rFonts w:eastAsiaTheme="minorEastAsia" w:hint="eastAsia"/>
          <w:color w:val="FF0000"/>
          <w:lang w:eastAsia="zh-TW"/>
        </w:rPr>
        <w:t>(</w:t>
      </w:r>
      <w:r w:rsidR="00A43C83" w:rsidRPr="00A43C83">
        <w:rPr>
          <w:rFonts w:eastAsiaTheme="minorEastAsia" w:hint="eastAsia"/>
          <w:color w:val="FF0000"/>
          <w:lang w:eastAsia="zh-TW"/>
        </w:rPr>
        <w:t xml:space="preserve">date </w:t>
      </w:r>
      <w:r w:rsidR="00B76C48" w:rsidRPr="00A43C83">
        <w:rPr>
          <w:rFonts w:eastAsiaTheme="minorEastAsia"/>
          <w:color w:val="FF0000"/>
          <w:lang w:eastAsia="zh-TW"/>
        </w:rPr>
        <w:t>format</w:t>
      </w:r>
      <w:r w:rsidR="009F05CE" w:rsidRPr="00A43C83">
        <w:rPr>
          <w:rFonts w:eastAsiaTheme="minorEastAsia" w:hint="eastAsia"/>
          <w:color w:val="FF0000"/>
          <w:lang w:eastAsia="zh-TW"/>
        </w:rPr>
        <w:t>=</w:t>
      </w:r>
      <w:r w:rsidR="00A43C83" w:rsidRPr="00A43C83">
        <w:rPr>
          <w:rFonts w:eastAsiaTheme="minorEastAsia" w:hint="eastAsia"/>
          <w:color w:val="FF0000"/>
          <w:lang w:eastAsia="zh-TW"/>
        </w:rPr>
        <w:t>DD/MM/YYYY)</w:t>
      </w:r>
      <w:r w:rsidR="006529F6">
        <w:rPr>
          <w:rFonts w:eastAsiaTheme="minorEastAsia"/>
          <w:color w:val="FF0000"/>
          <w:lang w:eastAsia="zh-TW"/>
        </w:rPr>
        <w:t xml:space="preserve">, this is mandatory field if user input </w:t>
      </w:r>
      <w:r w:rsidR="006529F6" w:rsidRPr="00A43C83">
        <w:rPr>
          <w:rFonts w:eastAsia="Calibri"/>
          <w:color w:val="FF0000"/>
        </w:rPr>
        <w:t>Delivery Status</w:t>
      </w:r>
      <w:r w:rsidR="006529F6">
        <w:rPr>
          <w:rFonts w:eastAsia="Calibri"/>
          <w:color w:val="FF0000"/>
        </w:rPr>
        <w:t xml:space="preserve"> (Updated on 5 </w:t>
      </w:r>
      <w:proofErr w:type="gramStart"/>
      <w:r w:rsidR="006529F6">
        <w:rPr>
          <w:rFonts w:eastAsia="Calibri"/>
          <w:color w:val="FF0000"/>
        </w:rPr>
        <w:t>Aug,</w:t>
      </w:r>
      <w:proofErr w:type="gramEnd"/>
      <w:r w:rsidR="006529F6">
        <w:rPr>
          <w:rFonts w:eastAsia="Calibri"/>
          <w:color w:val="FF0000"/>
        </w:rPr>
        <w:t xml:space="preserve"> 2024)</w:t>
      </w:r>
    </w:p>
    <w:p w14:paraId="66C18E1A" w14:textId="11D2FEA4" w:rsidR="00377C19" w:rsidRPr="00A43C83" w:rsidRDefault="00F35940" w:rsidP="004B17EA">
      <w:pPr>
        <w:pStyle w:val="ListParagraph"/>
        <w:numPr>
          <w:ilvl w:val="0"/>
          <w:numId w:val="20"/>
        </w:numPr>
        <w:ind w:right="-20"/>
        <w:rPr>
          <w:rFonts w:eastAsia="Calibri"/>
          <w:color w:val="FF0000"/>
        </w:rPr>
      </w:pPr>
      <w:r w:rsidRPr="00A43C83">
        <w:rPr>
          <w:rFonts w:eastAsia="Calibri"/>
          <w:color w:val="FF0000"/>
        </w:rPr>
        <w:t>Delivery Note no</w:t>
      </w:r>
      <w:r w:rsidR="009F05CE" w:rsidRPr="00A43C83">
        <w:rPr>
          <w:rFonts w:eastAsiaTheme="minorEastAsia" w:hint="eastAsia"/>
          <w:color w:val="FF0000"/>
          <w:lang w:eastAsia="zh-TW"/>
        </w:rPr>
        <w:t>.: System exports or user i</w:t>
      </w:r>
      <w:r w:rsidR="009F05CE" w:rsidRPr="00A43C83">
        <w:rPr>
          <w:rFonts w:eastAsiaTheme="minorEastAsia"/>
          <w:color w:val="FF0000"/>
          <w:lang w:eastAsia="zh-TW"/>
        </w:rPr>
        <w:t>nput</w:t>
      </w:r>
      <w:r w:rsidR="009F05CE" w:rsidRPr="00A43C83">
        <w:rPr>
          <w:rFonts w:eastAsiaTheme="minorEastAsia" w:hint="eastAsia"/>
          <w:color w:val="FF0000"/>
          <w:lang w:eastAsia="zh-TW"/>
        </w:rPr>
        <w:t xml:space="preserve"> </w:t>
      </w:r>
      <w:r w:rsidR="009F05CE" w:rsidRPr="00A43C83">
        <w:rPr>
          <w:rFonts w:eastAsiaTheme="minorEastAsia"/>
          <w:color w:val="FF0000"/>
          <w:lang w:eastAsia="zh-TW"/>
        </w:rPr>
        <w:t>to</w:t>
      </w:r>
      <w:r w:rsidR="009F05CE" w:rsidRPr="00A43C83">
        <w:rPr>
          <w:rFonts w:eastAsiaTheme="minorEastAsia" w:hint="eastAsia"/>
          <w:color w:val="FF0000"/>
          <w:lang w:eastAsia="zh-TW"/>
        </w:rPr>
        <w:t xml:space="preserve"> update</w:t>
      </w:r>
      <w:r w:rsidR="006529F6">
        <w:rPr>
          <w:rFonts w:eastAsiaTheme="minorEastAsia"/>
          <w:color w:val="FF0000"/>
          <w:lang w:eastAsia="zh-TW"/>
        </w:rPr>
        <w:t xml:space="preserve"> (optional)</w:t>
      </w:r>
    </w:p>
    <w:p w14:paraId="048F3950" w14:textId="7B77D7D3" w:rsidR="003F2FBA" w:rsidRPr="00A43C83" w:rsidRDefault="003F2FBA" w:rsidP="004B17EA">
      <w:pPr>
        <w:pStyle w:val="ListParagraph"/>
        <w:numPr>
          <w:ilvl w:val="0"/>
          <w:numId w:val="20"/>
        </w:numPr>
        <w:rPr>
          <w:rFonts w:eastAsia="Calibri"/>
          <w:color w:val="FF0000"/>
        </w:rPr>
      </w:pPr>
      <w:r w:rsidRPr="00A43C83">
        <w:rPr>
          <w:rFonts w:eastAsia="Calibri"/>
          <w:color w:val="FF0000"/>
        </w:rPr>
        <w:t>Serial no./IMEI</w:t>
      </w:r>
      <w:r w:rsidR="009F05CE" w:rsidRPr="00A43C83">
        <w:rPr>
          <w:rFonts w:eastAsiaTheme="minorEastAsia" w:hint="eastAsia"/>
          <w:color w:val="FF0000"/>
          <w:lang w:eastAsia="zh-TW"/>
        </w:rPr>
        <w:t>: System exports or user i</w:t>
      </w:r>
      <w:r w:rsidR="009F05CE" w:rsidRPr="00A43C83">
        <w:rPr>
          <w:rFonts w:eastAsiaTheme="minorEastAsia"/>
          <w:color w:val="FF0000"/>
          <w:lang w:eastAsia="zh-TW"/>
        </w:rPr>
        <w:t>nput</w:t>
      </w:r>
      <w:r w:rsidR="009F05CE" w:rsidRPr="00A43C83">
        <w:rPr>
          <w:rFonts w:eastAsiaTheme="minorEastAsia" w:hint="eastAsia"/>
          <w:color w:val="FF0000"/>
          <w:lang w:eastAsia="zh-TW"/>
        </w:rPr>
        <w:t xml:space="preserve"> </w:t>
      </w:r>
      <w:r w:rsidR="009F05CE" w:rsidRPr="00A43C83">
        <w:rPr>
          <w:rFonts w:eastAsiaTheme="minorEastAsia"/>
          <w:color w:val="FF0000"/>
          <w:lang w:eastAsia="zh-TW"/>
        </w:rPr>
        <w:t>to</w:t>
      </w:r>
      <w:r w:rsidR="009F05CE" w:rsidRPr="00A43C83">
        <w:rPr>
          <w:rFonts w:eastAsiaTheme="minorEastAsia" w:hint="eastAsia"/>
          <w:color w:val="FF0000"/>
          <w:lang w:eastAsia="zh-TW"/>
        </w:rPr>
        <w:t xml:space="preserve"> update</w:t>
      </w:r>
      <w:r w:rsidR="006529F6">
        <w:rPr>
          <w:rFonts w:eastAsiaTheme="minorEastAsia"/>
          <w:color w:val="FF0000"/>
          <w:lang w:eastAsia="zh-TW"/>
        </w:rPr>
        <w:t xml:space="preserve"> (optional)</w:t>
      </w:r>
    </w:p>
    <w:p w14:paraId="6762F03C" w14:textId="77777777" w:rsidR="003F2FBA" w:rsidRPr="003E5585" w:rsidRDefault="003F2FBA" w:rsidP="003F2FBA">
      <w:pPr>
        <w:pStyle w:val="ListParagraph"/>
        <w:ind w:left="2160" w:right="-20"/>
        <w:rPr>
          <w:rFonts w:eastAsia="Calibri"/>
        </w:rPr>
      </w:pPr>
    </w:p>
    <w:p w14:paraId="03F6355C" w14:textId="77777777" w:rsidR="00683C13" w:rsidRPr="00D06268" w:rsidRDefault="00683C13" w:rsidP="00683C13">
      <w:pPr>
        <w:rPr>
          <w:rFonts w:eastAsiaTheme="minorEastAsia"/>
          <w:b/>
          <w:bCs/>
          <w:color w:val="ED7D31" w:themeColor="accent2"/>
          <w:sz w:val="24"/>
          <w:szCs w:val="24"/>
          <w:lang w:eastAsia="zh-TW"/>
        </w:rPr>
      </w:pPr>
    </w:p>
    <w:p w14:paraId="0EF42199" w14:textId="6C342F23" w:rsidR="006E02CE" w:rsidRDefault="005F5C8B" w:rsidP="7547D468">
      <w:r w:rsidRPr="7547D468">
        <w:rPr>
          <w:rFonts w:eastAsiaTheme="minorEastAsia"/>
          <w:sz w:val="24"/>
          <w:szCs w:val="24"/>
          <w:lang w:eastAsia="zh-TW"/>
        </w:rPr>
        <w:t>Sample:</w:t>
      </w:r>
      <w:r w:rsidR="00B441F3" w:rsidRPr="7547D468">
        <w:rPr>
          <w:rFonts w:eastAsiaTheme="minorEastAsia"/>
          <w:sz w:val="24"/>
          <w:szCs w:val="24"/>
          <w:lang w:eastAsia="zh-TW"/>
        </w:rPr>
        <w:t xml:space="preserve"> </w:t>
      </w:r>
      <w:hyperlink r:id="rId43">
        <w:r w:rsidR="006E02CE" w:rsidRPr="7547D468">
          <w:rPr>
            <w:rStyle w:val="Hyperlink"/>
          </w:rPr>
          <w:t>Special Delivery Report 20240412.xlsx</w:t>
        </w:r>
      </w:hyperlink>
    </w:p>
    <w:p w14:paraId="3E09EB23" w14:textId="46B9A9BF" w:rsidR="00D10B17" w:rsidRDefault="00D10B17" w:rsidP="7547D468">
      <w:pPr>
        <w:pStyle w:val="ListParagraph"/>
        <w:rPr>
          <w:rFonts w:eastAsiaTheme="minorEastAsia"/>
          <w:sz w:val="24"/>
          <w:szCs w:val="24"/>
          <w:lang w:eastAsia="zh-TW"/>
        </w:rPr>
      </w:pPr>
    </w:p>
    <w:p w14:paraId="4324C709" w14:textId="77777777" w:rsidR="005F5C8B" w:rsidRPr="005F5C8B" w:rsidRDefault="005F5C8B" w:rsidP="7547D468">
      <w:pPr>
        <w:pStyle w:val="ListParagraph"/>
        <w:rPr>
          <w:rFonts w:eastAsiaTheme="minorEastAsia"/>
          <w:sz w:val="24"/>
          <w:szCs w:val="24"/>
          <w:lang w:eastAsia="zh-TW"/>
        </w:rPr>
      </w:pPr>
    </w:p>
    <w:p w14:paraId="2F93D9BA" w14:textId="6D0A51B3" w:rsidR="00C07E41" w:rsidRPr="003E5585" w:rsidRDefault="0021704D" w:rsidP="06545CA2">
      <w:pPr>
        <w:pStyle w:val="ListParagraph"/>
        <w:spacing w:before="100" w:beforeAutospacing="1" w:after="100" w:afterAutospacing="1" w:line="240" w:lineRule="auto"/>
        <w:ind w:left="0"/>
        <w:rPr>
          <w:rFonts w:eastAsia="Calibri"/>
          <w:b/>
          <w:bCs/>
        </w:rPr>
      </w:pPr>
      <w:r w:rsidRPr="06545CA2">
        <w:rPr>
          <w:rFonts w:eastAsia="Calibri"/>
          <w:b/>
          <w:bCs/>
          <w:sz w:val="24"/>
          <w:szCs w:val="24"/>
        </w:rPr>
        <w:t>Backend: Shipment Update Job</w:t>
      </w:r>
    </w:p>
    <w:p w14:paraId="5581A323" w14:textId="42D16584" w:rsidR="00C07E41" w:rsidRPr="003E5585" w:rsidRDefault="00C07E41" w:rsidP="06545CA2">
      <w:pPr>
        <w:pStyle w:val="ListParagraph"/>
        <w:spacing w:before="100" w:beforeAutospacing="1" w:after="100" w:afterAutospacing="1" w:line="240" w:lineRule="auto"/>
        <w:ind w:left="0"/>
        <w:rPr>
          <w:rFonts w:eastAsia="Calibri"/>
          <w:b/>
          <w:bCs/>
        </w:rPr>
      </w:pPr>
    </w:p>
    <w:p w14:paraId="31FEDD09" w14:textId="422B7B54" w:rsidR="00C07E41" w:rsidRPr="003D159F" w:rsidRDefault="00ED5A9B" w:rsidP="06545CA2">
      <w:pPr>
        <w:pStyle w:val="ListParagraph"/>
        <w:spacing w:before="100" w:beforeAutospacing="1" w:after="100" w:afterAutospacing="1" w:line="240" w:lineRule="auto"/>
        <w:ind w:left="0"/>
        <w:rPr>
          <w:rFonts w:eastAsiaTheme="minorEastAsia"/>
          <w:b/>
          <w:bCs/>
          <w:lang w:eastAsia="zh-TW"/>
        </w:rPr>
      </w:pPr>
      <w:r w:rsidRPr="06545CA2">
        <w:rPr>
          <w:rFonts w:eastAsia="Calibri"/>
          <w:b/>
          <w:bCs/>
        </w:rPr>
        <w:t xml:space="preserve">Solution1: </w:t>
      </w:r>
      <w:r w:rsidR="008A1987" w:rsidRPr="06545CA2">
        <w:rPr>
          <w:rFonts w:eastAsia="Calibri"/>
          <w:b/>
          <w:bCs/>
        </w:rPr>
        <w:t xml:space="preserve">Create a job </w:t>
      </w:r>
      <w:r w:rsidR="001707C3" w:rsidRPr="06545CA2">
        <w:rPr>
          <w:rFonts w:eastAsia="Calibri"/>
          <w:b/>
          <w:bCs/>
        </w:rPr>
        <w:t>in Custom Objects</w:t>
      </w:r>
      <w:r w:rsidR="003D159F">
        <w:rPr>
          <w:rFonts w:eastAsiaTheme="minorEastAsia" w:hint="eastAsia"/>
          <w:b/>
          <w:bCs/>
          <w:lang w:eastAsia="zh-TW"/>
        </w:rPr>
        <w:t xml:space="preserve"> (Phase1)</w:t>
      </w:r>
    </w:p>
    <w:p w14:paraId="5D0BC22B" w14:textId="1C7247B9" w:rsidR="008A1987" w:rsidRPr="003E5585" w:rsidRDefault="00393F60" w:rsidP="06545CA2">
      <w:pPr>
        <w:spacing w:before="100" w:beforeAutospacing="1" w:after="100" w:afterAutospacing="1" w:line="240" w:lineRule="auto"/>
        <w:rPr>
          <w:rFonts w:eastAsia="Calibri"/>
        </w:rPr>
      </w:pPr>
      <w:r w:rsidRPr="06545CA2">
        <w:rPr>
          <w:rFonts w:eastAsia="Calibri"/>
        </w:rPr>
        <w:t>-A</w:t>
      </w:r>
      <w:r w:rsidR="008A1987" w:rsidRPr="06545CA2">
        <w:rPr>
          <w:rFonts w:eastAsia="Calibri"/>
        </w:rPr>
        <w:t xml:space="preserve">llow user to input shipment id list into specific field, then run job once </w:t>
      </w:r>
      <w:r w:rsidR="003D408D" w:rsidRPr="06545CA2">
        <w:rPr>
          <w:rFonts w:eastAsia="Calibri"/>
        </w:rPr>
        <w:t xml:space="preserve">to update Shipment Status </w:t>
      </w:r>
    </w:p>
    <w:p w14:paraId="45448048" w14:textId="7506D678" w:rsidR="06545CA2" w:rsidRDefault="06545CA2" w:rsidP="06545CA2">
      <w:pPr>
        <w:spacing w:beforeAutospacing="1" w:afterAutospacing="1" w:line="240" w:lineRule="auto"/>
        <w:rPr>
          <w:rFonts w:eastAsia="Calibri"/>
        </w:rPr>
      </w:pPr>
    </w:p>
    <w:p w14:paraId="412C6575" w14:textId="5923B63D" w:rsidR="003D408D" w:rsidRPr="003E5585" w:rsidRDefault="003D408D" w:rsidP="06545CA2">
      <w:pPr>
        <w:spacing w:before="100" w:beforeAutospacing="1" w:after="100" w:afterAutospacing="1" w:line="240" w:lineRule="auto"/>
        <w:rPr>
          <w:rFonts w:eastAsia="Calibri"/>
        </w:rPr>
      </w:pPr>
      <w:r w:rsidRPr="06545CA2">
        <w:rPr>
          <w:rFonts w:eastAsia="Calibri"/>
        </w:rPr>
        <w:t xml:space="preserve">Remarks: No history for record import. User may download </w:t>
      </w:r>
      <w:r w:rsidR="003D770C" w:rsidRPr="06545CA2">
        <w:rPr>
          <w:rFonts w:eastAsia="Calibri"/>
        </w:rPr>
        <w:t>Special Delivery</w:t>
      </w:r>
      <w:r w:rsidR="00D10B17" w:rsidRPr="06545CA2">
        <w:rPr>
          <w:rFonts w:eastAsia="Calibri"/>
        </w:rPr>
        <w:t xml:space="preserve"> Report to verify Shipment Status </w:t>
      </w:r>
      <w:r w:rsidR="005560EB" w:rsidRPr="06545CA2">
        <w:rPr>
          <w:rFonts w:eastAsia="Calibri"/>
        </w:rPr>
        <w:t>update.</w:t>
      </w:r>
      <w:r w:rsidRPr="06545CA2">
        <w:rPr>
          <w:rFonts w:eastAsia="Calibri"/>
        </w:rPr>
        <w:t xml:space="preserve"> </w:t>
      </w:r>
    </w:p>
    <w:p w14:paraId="7B4B0E0F" w14:textId="6A8E4E55" w:rsidR="6491A74C" w:rsidRDefault="003D408D" w:rsidP="00376010">
      <w:pPr>
        <w:spacing w:before="100" w:beforeAutospacing="1" w:after="100" w:afterAutospacing="1" w:line="240" w:lineRule="auto"/>
        <w:rPr>
          <w:rFonts w:eastAsia="Calibri"/>
          <w:color w:val="ED7D31" w:themeColor="accent2"/>
        </w:rPr>
      </w:pPr>
      <w:r>
        <w:rPr>
          <w:noProof/>
        </w:rPr>
        <w:drawing>
          <wp:inline distT="0" distB="0" distL="0" distR="0" wp14:anchorId="7AAFFAC8" wp14:editId="03D8B6E5">
            <wp:extent cx="2989580" cy="1383665"/>
            <wp:effectExtent l="0" t="0" r="1270" b="6985"/>
            <wp:docPr id="295143082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43082" name="Picture 1" descr="A screenshot of a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E852" w14:textId="77777777" w:rsidR="007E2C50" w:rsidRDefault="007E2C50" w:rsidP="00376010">
      <w:pPr>
        <w:spacing w:before="100" w:beforeAutospacing="1" w:after="100" w:afterAutospacing="1" w:line="240" w:lineRule="auto"/>
        <w:rPr>
          <w:rFonts w:eastAsia="Calibri"/>
          <w:color w:val="ED7D31" w:themeColor="accent2"/>
        </w:rPr>
      </w:pPr>
    </w:p>
    <w:p w14:paraId="715F7CF7" w14:textId="2D7A4DF3" w:rsidR="00ED5A9B" w:rsidRPr="00ED5A9B" w:rsidRDefault="1D88F6F0" w:rsidP="7B4B73AC">
      <w:pPr>
        <w:spacing w:before="100" w:beforeAutospacing="1" w:after="100" w:afterAutospacing="1" w:line="240" w:lineRule="auto"/>
        <w:rPr>
          <w:rFonts w:eastAsia="Calibri"/>
          <w:b/>
          <w:bCs/>
          <w:color w:val="FF0000"/>
        </w:rPr>
      </w:pPr>
      <w:r w:rsidRPr="7B4B73AC">
        <w:rPr>
          <w:rFonts w:eastAsiaTheme="minorEastAsia"/>
          <w:color w:val="FF0000"/>
          <w:highlight w:val="yellow"/>
        </w:rPr>
        <w:t xml:space="preserve">(Phase 2 </w:t>
      </w:r>
      <w:r w:rsidRPr="7B4B73AC">
        <w:rPr>
          <w:rFonts w:ascii="Calibri" w:eastAsiaTheme="minorEastAsia" w:hAnsi="Calibri" w:cs="Calibri"/>
          <w:color w:val="FF0000"/>
          <w:highlight w:val="yellow"/>
          <w:lang w:val="en-HK" w:eastAsia="zh-TW"/>
        </w:rPr>
        <w:t>Aug 2024</w:t>
      </w:r>
      <w:r w:rsidRPr="7B4B73AC">
        <w:rPr>
          <w:rFonts w:eastAsiaTheme="minorEastAsia"/>
          <w:color w:val="FF0000"/>
          <w:highlight w:val="yellow"/>
        </w:rPr>
        <w:t>)</w:t>
      </w:r>
      <w:r w:rsidR="00ED5A9B" w:rsidRPr="7B4B73AC">
        <w:rPr>
          <w:rFonts w:eastAsia="Calibri"/>
          <w:b/>
          <w:bCs/>
          <w:color w:val="FF0000"/>
        </w:rPr>
        <w:t>:</w:t>
      </w:r>
    </w:p>
    <w:p w14:paraId="2BD4A60B" w14:textId="28306A94" w:rsidR="2BE8F4B4" w:rsidRPr="004C5C1B" w:rsidRDefault="00ED5A9B" w:rsidP="004C5C1B">
      <w:pPr>
        <w:spacing w:before="100" w:beforeAutospacing="1" w:after="100" w:afterAutospacing="1" w:line="240" w:lineRule="auto"/>
        <w:rPr>
          <w:rFonts w:eastAsiaTheme="minorEastAsia"/>
          <w:color w:val="FF0000"/>
          <w:sz w:val="24"/>
          <w:szCs w:val="24"/>
          <w:lang w:eastAsia="zh-TW"/>
        </w:rPr>
      </w:pPr>
      <w:r>
        <w:rPr>
          <w:rFonts w:eastAsia="Calibri"/>
          <w:color w:val="FF0000"/>
          <w:sz w:val="24"/>
          <w:szCs w:val="24"/>
        </w:rPr>
        <w:lastRenderedPageBreak/>
        <w:t xml:space="preserve">Solution2: Update Shipment Status in </w:t>
      </w:r>
      <w:r w:rsidRPr="00ED5A9B">
        <w:rPr>
          <w:rFonts w:eastAsia="Calibri"/>
          <w:color w:val="FF0000"/>
          <w:sz w:val="24"/>
          <w:szCs w:val="24"/>
        </w:rPr>
        <w:t>Special Delivery Report</w:t>
      </w:r>
      <w:r>
        <w:rPr>
          <w:rFonts w:eastAsia="Calibri"/>
          <w:color w:val="FF0000"/>
          <w:sz w:val="24"/>
          <w:szCs w:val="24"/>
        </w:rPr>
        <w:t xml:space="preserve"> and import for shipment status update</w:t>
      </w:r>
    </w:p>
    <w:p w14:paraId="6B1E0579" w14:textId="4C040171" w:rsidR="0C5098AF" w:rsidRDefault="0C5098AF">
      <w:r>
        <w:t xml:space="preserve">BE requirement: </w:t>
      </w:r>
      <w:hyperlink r:id="rId45">
        <w:proofErr w:type="spellStart"/>
        <w:r w:rsidRPr="2BE8F4B4">
          <w:rPr>
            <w:rStyle w:val="Hyperlink"/>
            <w:rFonts w:ascii="Calibri" w:eastAsia="Calibri" w:hAnsi="Calibri" w:cs="Calibri"/>
            <w:color w:val="FF0000"/>
          </w:rPr>
          <w:t>eComm-Requirement_Shipment</w:t>
        </w:r>
        <w:proofErr w:type="spellEnd"/>
        <w:r w:rsidRPr="2BE8F4B4">
          <w:rPr>
            <w:rStyle w:val="Hyperlink"/>
            <w:rFonts w:ascii="Calibri" w:eastAsia="Calibri" w:hAnsi="Calibri" w:cs="Calibri"/>
            <w:color w:val="FF0000"/>
          </w:rPr>
          <w:t xml:space="preserve"> Status Management</w:t>
        </w:r>
      </w:hyperlink>
    </w:p>
    <w:p w14:paraId="081E5675" w14:textId="77777777" w:rsidR="009473EE" w:rsidRPr="004C5C1B" w:rsidRDefault="009473EE" w:rsidP="009473EE">
      <w:pPr>
        <w:pStyle w:val="NormalWeb"/>
        <w:spacing w:before="0" w:beforeAutospacing="0" w:after="0" w:afterAutospacing="0"/>
        <w:rPr>
          <w:rFonts w:ascii="Calibri" w:hAnsi="Calibri" w:cs="Calibri"/>
          <w:strike/>
          <w:color w:val="0C64C0"/>
          <w:sz w:val="22"/>
          <w:szCs w:val="22"/>
        </w:rPr>
      </w:pPr>
      <w:r w:rsidRPr="004C5C1B">
        <w:rPr>
          <w:rFonts w:ascii="inherit" w:hAnsi="inherit" w:cs="Calibri"/>
          <w:strike/>
          <w:color w:val="0C64C0"/>
        </w:rPr>
        <w:t>Solution</w:t>
      </w:r>
      <w:r w:rsidRPr="004C5C1B">
        <w:rPr>
          <w:rFonts w:ascii="Calibri" w:hAnsi="Calibri" w:cs="Calibri"/>
          <w:strike/>
          <w:color w:val="0C64C0"/>
          <w:sz w:val="22"/>
          <w:szCs w:val="22"/>
        </w:rPr>
        <w:t>2 - Create BM page (6+2 = 8md+)</w:t>
      </w:r>
    </w:p>
    <w:p w14:paraId="0EE77E2E" w14:textId="77777777" w:rsidR="009473EE" w:rsidRPr="004C5C1B" w:rsidRDefault="009473EE" w:rsidP="009473EE">
      <w:pPr>
        <w:pStyle w:val="NormalWeb"/>
        <w:spacing w:before="0" w:beforeAutospacing="0" w:after="0" w:afterAutospacing="0"/>
        <w:rPr>
          <w:rFonts w:ascii="Calibri" w:hAnsi="Calibri" w:cs="Calibri"/>
          <w:strike/>
          <w:color w:val="0C64C0"/>
          <w:sz w:val="22"/>
          <w:szCs w:val="22"/>
        </w:rPr>
      </w:pPr>
      <w:proofErr w:type="spellStart"/>
      <w:r w:rsidRPr="004C5C1B">
        <w:rPr>
          <w:rFonts w:ascii="Calibri" w:hAnsi="Calibri" w:cs="Calibri"/>
          <w:strike/>
          <w:color w:val="0C64C0"/>
          <w:sz w:val="22"/>
          <w:szCs w:val="22"/>
        </w:rPr>
        <w:t>i</w:t>
      </w:r>
      <w:proofErr w:type="spellEnd"/>
      <w:r w:rsidRPr="004C5C1B">
        <w:rPr>
          <w:rFonts w:ascii="Calibri" w:hAnsi="Calibri" w:cs="Calibri"/>
          <w:strike/>
          <w:color w:val="0C64C0"/>
          <w:sz w:val="22"/>
          <w:szCs w:val="22"/>
        </w:rPr>
        <w:t>. Allow user to update order/shipment by using csv file</w:t>
      </w:r>
    </w:p>
    <w:p w14:paraId="61E05C9D" w14:textId="77777777" w:rsidR="009473EE" w:rsidRPr="004C5C1B" w:rsidRDefault="009473EE" w:rsidP="009473EE">
      <w:pPr>
        <w:pStyle w:val="NormalWeb"/>
        <w:spacing w:before="0" w:beforeAutospacing="0" w:after="0" w:afterAutospacing="0"/>
        <w:rPr>
          <w:rFonts w:ascii="Calibri" w:hAnsi="Calibri" w:cs="Calibri"/>
          <w:strike/>
          <w:color w:val="0C64C0"/>
          <w:sz w:val="22"/>
          <w:szCs w:val="22"/>
        </w:rPr>
      </w:pPr>
      <w:r w:rsidRPr="004C5C1B">
        <w:rPr>
          <w:rFonts w:ascii="Calibri" w:hAnsi="Calibri" w:cs="Calibri"/>
          <w:strike/>
          <w:color w:val="0C64C0"/>
          <w:sz w:val="22"/>
          <w:szCs w:val="22"/>
        </w:rPr>
        <w:t>ii. Allow shipment id filtering by order/shipment id</w:t>
      </w:r>
    </w:p>
    <w:p w14:paraId="774DCBD2" w14:textId="77777777" w:rsidR="009473EE" w:rsidRPr="004C5C1B" w:rsidRDefault="009473EE" w:rsidP="009473EE">
      <w:pPr>
        <w:pStyle w:val="NormalWeb"/>
        <w:spacing w:before="0" w:beforeAutospacing="0" w:after="0" w:afterAutospacing="0"/>
        <w:rPr>
          <w:rFonts w:ascii="Calibri" w:hAnsi="Calibri" w:cs="Calibri"/>
          <w:strike/>
          <w:color w:val="0C64C0"/>
          <w:sz w:val="22"/>
          <w:szCs w:val="22"/>
        </w:rPr>
      </w:pPr>
      <w:r w:rsidRPr="004C5C1B">
        <w:rPr>
          <w:rFonts w:ascii="Calibri" w:hAnsi="Calibri" w:cs="Calibri"/>
          <w:strike/>
          <w:color w:val="0C64C0"/>
          <w:sz w:val="22"/>
          <w:szCs w:val="22"/>
        </w:rPr>
        <w:t>iii. Allow batch execution of shipment status update</w:t>
      </w:r>
    </w:p>
    <w:p w14:paraId="7E9140DB" w14:textId="77777777" w:rsidR="009473EE" w:rsidRPr="004C5C1B" w:rsidRDefault="009473EE" w:rsidP="009473EE">
      <w:pPr>
        <w:pStyle w:val="NormalWeb"/>
        <w:spacing w:before="0" w:beforeAutospacing="0" w:after="0" w:afterAutospacing="0"/>
        <w:rPr>
          <w:rFonts w:ascii="Calibri" w:hAnsi="Calibri" w:cs="Calibri"/>
          <w:strike/>
          <w:color w:val="0C64C0"/>
          <w:sz w:val="22"/>
          <w:szCs w:val="22"/>
        </w:rPr>
      </w:pPr>
      <w:r w:rsidRPr="004C5C1B">
        <w:rPr>
          <w:rFonts w:ascii="Calibri" w:hAnsi="Calibri" w:cs="Calibri"/>
          <w:strike/>
          <w:color w:val="0C64C0"/>
          <w:sz w:val="22"/>
          <w:szCs w:val="22"/>
        </w:rPr>
        <w:t>iv. Keep track logging history files</w:t>
      </w:r>
    </w:p>
    <w:p w14:paraId="2571FE48" w14:textId="77777777" w:rsidR="009473EE" w:rsidRPr="004C5C1B" w:rsidRDefault="009473EE" w:rsidP="009473EE">
      <w:pPr>
        <w:pStyle w:val="NormalWeb"/>
        <w:spacing w:before="0" w:beforeAutospacing="0" w:after="0" w:afterAutospacing="0"/>
        <w:rPr>
          <w:rFonts w:ascii="Calibri" w:hAnsi="Calibri" w:cs="Calibri"/>
          <w:strike/>
          <w:color w:val="0C64C0"/>
          <w:sz w:val="22"/>
          <w:szCs w:val="22"/>
        </w:rPr>
      </w:pPr>
      <w:r w:rsidRPr="004C5C1B">
        <w:rPr>
          <w:rFonts w:ascii="Calibri" w:hAnsi="Calibri" w:cs="Calibri"/>
          <w:strike/>
          <w:color w:val="0C64C0"/>
          <w:sz w:val="22"/>
          <w:szCs w:val="22"/>
        </w:rPr>
        <w:t xml:space="preserve">v. Validate csv file (Report file is csv that </w:t>
      </w:r>
      <w:proofErr w:type="gramStart"/>
      <w:r w:rsidRPr="004C5C1B">
        <w:rPr>
          <w:rFonts w:ascii="Calibri" w:hAnsi="Calibri" w:cs="Calibri"/>
          <w:strike/>
          <w:color w:val="0C64C0"/>
          <w:sz w:val="22"/>
          <w:szCs w:val="22"/>
        </w:rPr>
        <w:t>contains:</w:t>
      </w:r>
      <w:proofErr w:type="gramEnd"/>
      <w:r w:rsidRPr="004C5C1B">
        <w:rPr>
          <w:rFonts w:ascii="Calibri" w:hAnsi="Calibri" w:cs="Calibri"/>
          <w:strike/>
          <w:color w:val="0C64C0"/>
          <w:sz w:val="22"/>
          <w:szCs w:val="22"/>
        </w:rPr>
        <w:t xml:space="preserve"> Order Id/Shipment Id/Customer Name/...)</w:t>
      </w:r>
    </w:p>
    <w:p w14:paraId="2134D937" w14:textId="77777777" w:rsidR="009473EE" w:rsidRPr="004C5C1B" w:rsidRDefault="009473EE" w:rsidP="009473EE">
      <w:pPr>
        <w:pStyle w:val="NormalWeb"/>
        <w:spacing w:before="0" w:beforeAutospacing="0" w:after="0" w:afterAutospacing="0"/>
        <w:rPr>
          <w:rFonts w:ascii="Calibri" w:hAnsi="Calibri" w:cs="Calibri"/>
          <w:strike/>
          <w:color w:val="0C64C0"/>
          <w:sz w:val="22"/>
          <w:szCs w:val="22"/>
        </w:rPr>
      </w:pPr>
      <w:r w:rsidRPr="004C5C1B">
        <w:rPr>
          <w:rFonts w:ascii="Calibri" w:hAnsi="Calibri" w:cs="Calibri"/>
          <w:strike/>
          <w:color w:val="0C64C0"/>
          <w:sz w:val="22"/>
          <w:szCs w:val="22"/>
        </w:rPr>
        <w:t>vi. Pending BM template design (2md+)</w:t>
      </w:r>
    </w:p>
    <w:p w14:paraId="72ABF5C1" w14:textId="4C040171" w:rsidR="009473EE" w:rsidRPr="009473EE" w:rsidRDefault="009473EE" w:rsidP="00376010">
      <w:pPr>
        <w:spacing w:before="100" w:beforeAutospacing="1" w:after="100" w:afterAutospacing="1" w:line="240" w:lineRule="auto"/>
        <w:rPr>
          <w:rFonts w:eastAsiaTheme="minorEastAsia"/>
          <w:color w:val="FF0000"/>
          <w:lang w:val="en-US" w:eastAsia="zh-TW"/>
        </w:rPr>
      </w:pPr>
    </w:p>
    <w:p w14:paraId="2569EB25" w14:textId="2FCA5A2B" w:rsidR="5DA2665D" w:rsidRDefault="5DA2665D" w:rsidP="5DA2665D">
      <w:pPr>
        <w:rPr>
          <w:rFonts w:eastAsia="Calibri"/>
          <w:b/>
          <w:bCs/>
          <w:sz w:val="24"/>
          <w:szCs w:val="24"/>
        </w:rPr>
      </w:pPr>
    </w:p>
    <w:p w14:paraId="519B7F95" w14:textId="00B301B2" w:rsidR="7BB2B7FE" w:rsidRPr="005A7053" w:rsidRDefault="7BB2B7FE" w:rsidP="6491A74C">
      <w:pPr>
        <w:rPr>
          <w:rFonts w:eastAsia="Calibri"/>
          <w:b/>
          <w:bCs/>
          <w:sz w:val="24"/>
          <w:szCs w:val="24"/>
        </w:rPr>
      </w:pPr>
      <w:r w:rsidRPr="13A0E1D3">
        <w:rPr>
          <w:rFonts w:eastAsia="Calibri"/>
          <w:b/>
          <w:bCs/>
          <w:sz w:val="24"/>
          <w:szCs w:val="24"/>
        </w:rPr>
        <w:t>Backend: GL Report Generation</w:t>
      </w:r>
    </w:p>
    <w:p w14:paraId="65050EEA" w14:textId="3534854A" w:rsidR="006308DC" w:rsidRDefault="006308DC" w:rsidP="006308DC">
      <w:pPr>
        <w:rPr>
          <w:rFonts w:eastAsiaTheme="minorEastAsia"/>
          <w:color w:val="FF0000"/>
          <w:sz w:val="24"/>
          <w:szCs w:val="24"/>
          <w:lang w:eastAsia="zh-TW"/>
        </w:rPr>
      </w:pPr>
      <w:r w:rsidRPr="006308DC">
        <w:rPr>
          <w:rFonts w:eastAsiaTheme="minorEastAsia" w:hint="eastAsia"/>
          <w:color w:val="FF0000"/>
          <w:sz w:val="24"/>
          <w:szCs w:val="24"/>
          <w:lang w:eastAsia="zh-TW"/>
        </w:rPr>
        <w:t>Phase 2</w:t>
      </w:r>
      <w:r w:rsidR="009C42D5">
        <w:rPr>
          <w:rFonts w:eastAsiaTheme="minorEastAsia" w:hint="eastAsia"/>
          <w:color w:val="FF0000"/>
          <w:sz w:val="24"/>
          <w:szCs w:val="24"/>
          <w:lang w:eastAsia="zh-TW"/>
        </w:rPr>
        <w:t xml:space="preserve"> </w:t>
      </w:r>
      <w:r w:rsidR="009C42D5">
        <w:rPr>
          <w:rFonts w:ascii="Calibri" w:eastAsiaTheme="minorEastAsia" w:hAnsi="Calibri" w:cs="Calibri" w:hint="eastAsia"/>
          <w:color w:val="FF0000"/>
          <w:lang w:val="en-HK" w:eastAsia="zh-TW"/>
        </w:rPr>
        <w:t>Aug 2024</w:t>
      </w:r>
      <w:r w:rsidRPr="006308DC">
        <w:rPr>
          <w:rFonts w:eastAsiaTheme="minorEastAsia" w:hint="eastAsia"/>
          <w:color w:val="FF0000"/>
          <w:sz w:val="24"/>
          <w:szCs w:val="24"/>
          <w:lang w:eastAsia="zh-TW"/>
        </w:rPr>
        <w:t xml:space="preserve">: </w:t>
      </w:r>
      <w:r w:rsidRPr="006308DC">
        <w:rPr>
          <w:rFonts w:eastAsia="Calibri"/>
          <w:color w:val="FF0000"/>
          <w:sz w:val="24"/>
          <w:szCs w:val="24"/>
        </w:rPr>
        <w:t xml:space="preserve">Good delivered will be booked </w:t>
      </w:r>
      <w:r w:rsidR="009A09BC">
        <w:rPr>
          <w:rFonts w:eastAsia="Calibri"/>
          <w:color w:val="FF0000"/>
          <w:sz w:val="24"/>
          <w:szCs w:val="24"/>
        </w:rPr>
        <w:t>on order complete</w:t>
      </w:r>
      <w:r w:rsidR="006B0695">
        <w:rPr>
          <w:rFonts w:eastAsia="Calibri"/>
          <w:color w:val="FF0000"/>
          <w:sz w:val="24"/>
          <w:szCs w:val="24"/>
        </w:rPr>
        <w:t xml:space="preserve"> month </w:t>
      </w:r>
      <w:r w:rsidR="0049098D">
        <w:rPr>
          <w:rFonts w:eastAsia="Calibri"/>
          <w:color w:val="FF0000"/>
          <w:sz w:val="24"/>
          <w:szCs w:val="24"/>
        </w:rPr>
        <w:t>by items</w:t>
      </w:r>
    </w:p>
    <w:p w14:paraId="177DECAA" w14:textId="613E29D6" w:rsidR="004B7662" w:rsidRPr="00FA3C12" w:rsidRDefault="004B7662" w:rsidP="004B17EA">
      <w:pPr>
        <w:pStyle w:val="ListParagraph"/>
        <w:numPr>
          <w:ilvl w:val="0"/>
          <w:numId w:val="21"/>
        </w:numPr>
        <w:rPr>
          <w:rFonts w:eastAsia="Calibri"/>
          <w:color w:val="FF0000"/>
          <w:sz w:val="24"/>
          <w:szCs w:val="24"/>
        </w:rPr>
      </w:pPr>
      <w:r w:rsidRPr="00FA3C12">
        <w:rPr>
          <w:rFonts w:eastAsia="Calibri"/>
          <w:color w:val="FF0000"/>
          <w:sz w:val="24"/>
          <w:szCs w:val="24"/>
        </w:rPr>
        <w:t xml:space="preserve">E.g., Order 1 includes item 1 which delivered on 30 March and item 2 delivered on 2 April. </w:t>
      </w:r>
      <w:r w:rsidRPr="00FA3C12">
        <w:rPr>
          <w:rFonts w:eastAsiaTheme="minorEastAsia" w:hint="eastAsia"/>
          <w:color w:val="FF0000"/>
          <w:sz w:val="24"/>
          <w:szCs w:val="24"/>
          <w:lang w:eastAsia="zh-TW"/>
        </w:rPr>
        <w:t>Both i</w:t>
      </w:r>
      <w:r w:rsidRPr="00FA3C12">
        <w:rPr>
          <w:rFonts w:eastAsia="Calibri"/>
          <w:color w:val="FF0000"/>
          <w:sz w:val="24"/>
          <w:szCs w:val="24"/>
        </w:rPr>
        <w:t>tem 1</w:t>
      </w:r>
      <w:r w:rsidRPr="00FA3C12">
        <w:rPr>
          <w:rFonts w:eastAsiaTheme="minorEastAsia" w:hint="eastAsia"/>
          <w:color w:val="FF0000"/>
          <w:sz w:val="24"/>
          <w:szCs w:val="24"/>
          <w:lang w:eastAsia="zh-TW"/>
        </w:rPr>
        <w:t xml:space="preserve"> &amp; 2</w:t>
      </w:r>
      <w:r w:rsidRPr="00FA3C12">
        <w:rPr>
          <w:rFonts w:eastAsia="Calibri"/>
          <w:color w:val="FF0000"/>
          <w:sz w:val="24"/>
          <w:szCs w:val="24"/>
        </w:rPr>
        <w:t xml:space="preserve"> should include in </w:t>
      </w:r>
      <w:r w:rsidR="00FA3C12" w:rsidRPr="00FA3C12">
        <w:rPr>
          <w:rFonts w:eastAsiaTheme="minorEastAsia" w:hint="eastAsia"/>
          <w:color w:val="FF0000"/>
          <w:sz w:val="24"/>
          <w:szCs w:val="24"/>
          <w:lang w:eastAsia="zh-TW"/>
        </w:rPr>
        <w:t>April</w:t>
      </w:r>
      <w:r w:rsidRPr="00FA3C12">
        <w:rPr>
          <w:rFonts w:eastAsia="Calibri"/>
          <w:color w:val="FF0000"/>
          <w:sz w:val="24"/>
          <w:szCs w:val="24"/>
        </w:rPr>
        <w:t xml:space="preserve"> GL booking</w:t>
      </w:r>
    </w:p>
    <w:p w14:paraId="0F6E59F6" w14:textId="1A827356" w:rsidR="004B7662" w:rsidRPr="006308DC" w:rsidRDefault="008640A2" w:rsidP="006308DC">
      <w:pPr>
        <w:rPr>
          <w:rFonts w:eastAsiaTheme="minorEastAsia"/>
          <w:color w:val="FF0000"/>
          <w:sz w:val="24"/>
          <w:szCs w:val="24"/>
          <w:lang w:eastAsia="zh-TW"/>
        </w:rPr>
      </w:pPr>
      <w:r>
        <w:rPr>
          <w:rFonts w:eastAsiaTheme="minorEastAsia"/>
          <w:color w:val="FF0000"/>
          <w:sz w:val="24"/>
          <w:szCs w:val="24"/>
          <w:lang w:eastAsia="zh-TW"/>
        </w:rPr>
        <w:t xml:space="preserve">(Updated on </w:t>
      </w:r>
      <w:r w:rsidR="00FA1E9D">
        <w:rPr>
          <w:rFonts w:eastAsiaTheme="minorEastAsia"/>
          <w:color w:val="FF0000"/>
          <w:sz w:val="24"/>
          <w:szCs w:val="24"/>
          <w:lang w:eastAsia="zh-TW"/>
        </w:rPr>
        <w:t xml:space="preserve">14 </w:t>
      </w:r>
      <w:proofErr w:type="gramStart"/>
      <w:r w:rsidR="00FA1E9D">
        <w:rPr>
          <w:rFonts w:eastAsiaTheme="minorEastAsia"/>
          <w:color w:val="FF0000"/>
          <w:sz w:val="24"/>
          <w:szCs w:val="24"/>
          <w:lang w:eastAsia="zh-TW"/>
        </w:rPr>
        <w:t>June,</w:t>
      </w:r>
      <w:proofErr w:type="gramEnd"/>
      <w:r w:rsidR="00FA1E9D">
        <w:rPr>
          <w:rFonts w:eastAsiaTheme="minorEastAsia"/>
          <w:color w:val="FF0000"/>
          <w:sz w:val="24"/>
          <w:szCs w:val="24"/>
          <w:lang w:eastAsia="zh-TW"/>
        </w:rPr>
        <w:t xml:space="preserve"> 2024)</w:t>
      </w:r>
    </w:p>
    <w:p w14:paraId="5C5C316A" w14:textId="04B8185D" w:rsidR="009D72E4" w:rsidRDefault="00B06085" w:rsidP="787F752A">
      <w:pPr>
        <w:rPr>
          <w:lang w:val="en-US" w:eastAsia="zh-TW"/>
        </w:rPr>
      </w:pPr>
      <w:r w:rsidRPr="787F752A">
        <w:rPr>
          <w:lang w:val="en-US" w:eastAsia="zh-TW"/>
        </w:rPr>
        <w:t>Remarks: SFCC</w:t>
      </w:r>
      <w:r w:rsidR="00155E9E" w:rsidRPr="787F752A">
        <w:rPr>
          <w:lang w:val="en-US" w:eastAsia="zh-TW"/>
        </w:rPr>
        <w:t xml:space="preserve"> won’t cater </w:t>
      </w:r>
      <w:r w:rsidR="00C26656" w:rsidRPr="787F752A">
        <w:rPr>
          <w:lang w:val="en-US" w:eastAsia="zh-TW"/>
        </w:rPr>
        <w:t xml:space="preserve">Special </w:t>
      </w:r>
      <w:r w:rsidR="12E23499" w:rsidRPr="787F752A">
        <w:rPr>
          <w:lang w:val="en-US" w:eastAsia="zh-TW"/>
        </w:rPr>
        <w:t>product</w:t>
      </w:r>
      <w:r w:rsidR="00155E9E" w:rsidRPr="787F752A">
        <w:rPr>
          <w:lang w:val="en-US" w:eastAsia="zh-TW"/>
        </w:rPr>
        <w:t xml:space="preserve">’s </w:t>
      </w:r>
      <w:r w:rsidR="004A7FB5" w:rsidRPr="787F752A">
        <w:rPr>
          <w:lang w:val="en-US" w:eastAsia="zh-TW"/>
        </w:rPr>
        <w:t>shipment fee</w:t>
      </w:r>
      <w:r w:rsidR="00C26656" w:rsidRPr="787F752A">
        <w:rPr>
          <w:lang w:val="en-US" w:eastAsia="zh-TW"/>
        </w:rPr>
        <w:t xml:space="preserve"> that exclude</w:t>
      </w:r>
      <w:r w:rsidR="007E2AAB" w:rsidRPr="787F752A">
        <w:rPr>
          <w:lang w:val="en-US" w:eastAsia="zh-TW"/>
        </w:rPr>
        <w:t xml:space="preserve">d </w:t>
      </w:r>
      <w:r w:rsidR="00AA20FC" w:rsidRPr="787F752A">
        <w:rPr>
          <w:lang w:val="en-US" w:eastAsia="zh-TW"/>
        </w:rPr>
        <w:t>in Shipment method</w:t>
      </w:r>
    </w:p>
    <w:p w14:paraId="4DA3581C" w14:textId="792D6894" w:rsidR="00B50ABF" w:rsidRPr="000C5907" w:rsidRDefault="00D31F2F" w:rsidP="787F752A">
      <w:pPr>
        <w:rPr>
          <w:color w:val="FF0000"/>
          <w:lang w:val="en-US" w:eastAsia="zh-TW"/>
        </w:rPr>
      </w:pPr>
      <w:r w:rsidRPr="000C5907">
        <w:rPr>
          <w:color w:val="FF0000"/>
          <w:highlight w:val="yellow"/>
          <w:lang w:val="en-US" w:eastAsia="zh-TW"/>
        </w:rPr>
        <w:t xml:space="preserve">(TBC) </w:t>
      </w:r>
      <w:r w:rsidR="00533B49" w:rsidRPr="000C5907">
        <w:rPr>
          <w:color w:val="FF0000"/>
          <w:highlight w:val="yellow"/>
          <w:lang w:val="en-US" w:eastAsia="zh-TW"/>
        </w:rPr>
        <w:t>Phase 2</w:t>
      </w:r>
      <w:r w:rsidR="00CA4E28" w:rsidRPr="000C5907">
        <w:rPr>
          <w:color w:val="FF0000"/>
          <w:highlight w:val="yellow"/>
          <w:lang w:val="en-US" w:eastAsia="zh-TW"/>
        </w:rPr>
        <w:t xml:space="preserve"> Aug</w:t>
      </w:r>
      <w:r w:rsidRPr="000C5907">
        <w:rPr>
          <w:color w:val="FF0000"/>
          <w:highlight w:val="yellow"/>
          <w:lang w:val="en-US" w:eastAsia="zh-TW"/>
        </w:rPr>
        <w:t>:</w:t>
      </w:r>
      <w:r w:rsidR="004C19D7" w:rsidRPr="000C5907">
        <w:rPr>
          <w:color w:val="FF0000"/>
          <w:highlight w:val="yellow"/>
          <w:lang w:val="en-US" w:eastAsia="zh-TW"/>
        </w:rPr>
        <w:t xml:space="preserve"> </w:t>
      </w:r>
      <w:r w:rsidR="00D91D6B" w:rsidRPr="000C5907">
        <w:rPr>
          <w:color w:val="FF0000"/>
          <w:highlight w:val="yellow"/>
          <w:lang w:val="en-US" w:eastAsia="zh-TW"/>
        </w:rPr>
        <w:t>Special products</w:t>
      </w:r>
      <w:r w:rsidR="0025709D" w:rsidRPr="000C5907">
        <w:rPr>
          <w:color w:val="FF0000"/>
          <w:highlight w:val="yellow"/>
          <w:lang w:val="en-US" w:eastAsia="zh-TW"/>
        </w:rPr>
        <w:t xml:space="preserve"> shipping fee</w:t>
      </w:r>
      <w:r w:rsidR="000C5907" w:rsidRPr="000C5907">
        <w:rPr>
          <w:color w:val="FF0000"/>
          <w:highlight w:val="yellow"/>
          <w:lang w:val="en-US" w:eastAsia="zh-TW"/>
        </w:rPr>
        <w:t xml:space="preserve"> booking logic</w:t>
      </w:r>
      <w:r w:rsidR="000C5907">
        <w:rPr>
          <w:color w:val="FF0000"/>
          <w:lang w:val="en-US" w:eastAsia="zh-TW"/>
        </w:rPr>
        <w:t xml:space="preserve"> (Updated on 24 </w:t>
      </w:r>
      <w:proofErr w:type="gramStart"/>
      <w:r w:rsidR="000C5907">
        <w:rPr>
          <w:color w:val="FF0000"/>
          <w:lang w:val="en-US" w:eastAsia="zh-TW"/>
        </w:rPr>
        <w:t>June,</w:t>
      </w:r>
      <w:proofErr w:type="gramEnd"/>
      <w:r w:rsidR="000C5907">
        <w:rPr>
          <w:color w:val="FF0000"/>
          <w:lang w:val="en-US" w:eastAsia="zh-TW"/>
        </w:rPr>
        <w:t xml:space="preserve"> 2024)</w:t>
      </w:r>
    </w:p>
    <w:p w14:paraId="4E761902" w14:textId="77777777" w:rsidR="00891E88" w:rsidRDefault="00891E88" w:rsidP="787F752A">
      <w:pPr>
        <w:rPr>
          <w:rFonts w:eastAsia="Calibri"/>
          <w:b/>
          <w:bCs/>
          <w:color w:val="ED7D31" w:themeColor="accent2"/>
          <w:sz w:val="24"/>
          <w:szCs w:val="24"/>
        </w:rPr>
      </w:pPr>
    </w:p>
    <w:p w14:paraId="1495D773" w14:textId="1156EAB0" w:rsidR="00634223" w:rsidRPr="003E5585" w:rsidRDefault="00634223" w:rsidP="787F752A">
      <w:pPr>
        <w:rPr>
          <w:rFonts w:eastAsia="Calibri"/>
          <w:b/>
          <w:bCs/>
          <w:sz w:val="24"/>
          <w:szCs w:val="24"/>
          <w:lang w:eastAsia="zh-TW"/>
        </w:rPr>
      </w:pPr>
      <w:r w:rsidRPr="787F752A">
        <w:rPr>
          <w:rFonts w:eastAsia="Calibri"/>
          <w:b/>
          <w:bCs/>
          <w:sz w:val="24"/>
          <w:szCs w:val="24"/>
        </w:rPr>
        <w:t>Backend: REE Report</w:t>
      </w:r>
    </w:p>
    <w:p w14:paraId="45C721DD" w14:textId="258E0610" w:rsidR="00634223" w:rsidRPr="003E5585" w:rsidRDefault="32E21A2E" w:rsidP="004B17EA">
      <w:pPr>
        <w:pStyle w:val="ListParagraph"/>
        <w:numPr>
          <w:ilvl w:val="0"/>
          <w:numId w:val="17"/>
        </w:numPr>
      </w:pPr>
      <w:r w:rsidRPr="787F752A">
        <w:t xml:space="preserve">Existing </w:t>
      </w:r>
      <w:r w:rsidR="004F2228" w:rsidRPr="787F752A">
        <w:t xml:space="preserve">REE report </w:t>
      </w:r>
      <w:r w:rsidR="0071235A" w:rsidRPr="787F752A">
        <w:t xml:space="preserve">sent to CS </w:t>
      </w:r>
      <w:r w:rsidR="004F2228" w:rsidRPr="787F752A">
        <w:rPr>
          <w:u w:val="single"/>
        </w:rPr>
        <w:t>should not include</w:t>
      </w:r>
      <w:r w:rsidR="004F2228" w:rsidRPr="787F752A">
        <w:t xml:space="preserve"> </w:t>
      </w:r>
      <w:r w:rsidR="00031D10" w:rsidRPr="787F752A">
        <w:t>Special Delivery</w:t>
      </w:r>
      <w:r w:rsidR="00D9372D" w:rsidRPr="787F752A">
        <w:t xml:space="preserve"> products’ REE record</w:t>
      </w:r>
      <w:r w:rsidR="00401DEA" w:rsidRPr="787F752A">
        <w:t>s</w:t>
      </w:r>
      <w:r w:rsidR="00EC3D2E" w:rsidRPr="787F752A">
        <w:t xml:space="preserve"> as Merchant will ha</w:t>
      </w:r>
      <w:r w:rsidR="0071235A" w:rsidRPr="787F752A">
        <w:t>ndle</w:t>
      </w:r>
      <w:r w:rsidR="006D6281" w:rsidRPr="787F752A">
        <w:t xml:space="preserve"> REE cases</w:t>
      </w:r>
    </w:p>
    <w:p w14:paraId="2C856FB9" w14:textId="77777777" w:rsidR="00DB0ED4" w:rsidRPr="003E5585" w:rsidRDefault="00DB0ED4" w:rsidP="787F752A">
      <w:pPr>
        <w:pStyle w:val="ListParagraph"/>
      </w:pPr>
    </w:p>
    <w:p w14:paraId="763B7BB9" w14:textId="2172C73B" w:rsidR="00DB0ED4" w:rsidRDefault="00DB0ED4" w:rsidP="787F752A">
      <w:pPr>
        <w:pStyle w:val="ListParagraph"/>
      </w:pPr>
    </w:p>
    <w:p w14:paraId="38AC7BE2" w14:textId="3D8BD47D" w:rsidR="00141747" w:rsidRPr="003E5585" w:rsidRDefault="00141747" w:rsidP="787F752A">
      <w:pPr>
        <w:rPr>
          <w:rFonts w:eastAsia="Calibri"/>
          <w:b/>
          <w:bCs/>
          <w:sz w:val="24"/>
          <w:szCs w:val="24"/>
        </w:rPr>
      </w:pPr>
      <w:r w:rsidRPr="787F752A">
        <w:rPr>
          <w:rFonts w:eastAsia="Calibri"/>
          <w:b/>
          <w:bCs/>
          <w:sz w:val="24"/>
          <w:szCs w:val="24"/>
        </w:rPr>
        <w:lastRenderedPageBreak/>
        <w:t>Backend: Order Report</w:t>
      </w:r>
      <w:r w:rsidR="00891E88" w:rsidRPr="787F752A">
        <w:rPr>
          <w:rFonts w:eastAsia="Calibri"/>
          <w:b/>
          <w:bCs/>
          <w:sz w:val="24"/>
          <w:szCs w:val="24"/>
        </w:rPr>
        <w:t xml:space="preserve"> (HKT Converter)</w:t>
      </w:r>
    </w:p>
    <w:p w14:paraId="7C19EC75" w14:textId="77777777" w:rsidR="001375DC" w:rsidRPr="001375DC" w:rsidRDefault="00141747" w:rsidP="004B17EA">
      <w:pPr>
        <w:pStyle w:val="ListParagraph"/>
        <w:numPr>
          <w:ilvl w:val="0"/>
          <w:numId w:val="18"/>
        </w:numPr>
        <w:rPr>
          <w:rFonts w:eastAsia="Calibri"/>
          <w:b/>
          <w:bCs/>
          <w:sz w:val="24"/>
          <w:szCs w:val="24"/>
        </w:rPr>
      </w:pPr>
      <w:r w:rsidRPr="787F752A">
        <w:rPr>
          <w:rFonts w:eastAsia="Calibri"/>
          <w:sz w:val="24"/>
          <w:szCs w:val="24"/>
        </w:rPr>
        <w:t xml:space="preserve"> </w:t>
      </w:r>
      <w:r w:rsidR="2C3C497A" w:rsidRPr="787F752A">
        <w:rPr>
          <w:rFonts w:eastAsia="Calibri"/>
          <w:b/>
          <w:bCs/>
          <w:sz w:val="24"/>
          <w:szCs w:val="24"/>
        </w:rPr>
        <w:t>Order Creation Report</w:t>
      </w:r>
      <w:r w:rsidR="2C3C497A" w:rsidRPr="787F752A">
        <w:rPr>
          <w:rFonts w:eastAsia="Calibri"/>
          <w:sz w:val="24"/>
          <w:szCs w:val="24"/>
        </w:rPr>
        <w:t>:</w:t>
      </w:r>
      <w:r w:rsidRPr="787F752A">
        <w:rPr>
          <w:rFonts w:eastAsia="Calibri"/>
          <w:sz w:val="24"/>
          <w:szCs w:val="24"/>
        </w:rPr>
        <w:t xml:space="preserve"> </w:t>
      </w:r>
    </w:p>
    <w:p w14:paraId="0FCCAE5B" w14:textId="66E2419C" w:rsidR="0034696A" w:rsidRPr="004C0B62" w:rsidRDefault="00E90AC0" w:rsidP="004B17EA">
      <w:pPr>
        <w:pStyle w:val="ListParagraph"/>
        <w:numPr>
          <w:ilvl w:val="0"/>
          <w:numId w:val="19"/>
        </w:numPr>
        <w:rPr>
          <w:rFonts w:eastAsia="Calibri"/>
          <w:b/>
          <w:bCs/>
          <w:sz w:val="24"/>
          <w:szCs w:val="24"/>
        </w:rPr>
      </w:pPr>
      <w:r w:rsidRPr="787F752A">
        <w:rPr>
          <w:rFonts w:eastAsia="Calibri"/>
          <w:sz w:val="24"/>
          <w:szCs w:val="24"/>
        </w:rPr>
        <w:t xml:space="preserve">Add </w:t>
      </w:r>
      <w:r w:rsidR="4F8CD99C" w:rsidRPr="787F752A">
        <w:rPr>
          <w:rFonts w:eastAsia="Calibri"/>
          <w:sz w:val="24"/>
          <w:szCs w:val="24"/>
        </w:rPr>
        <w:t>[</w:t>
      </w:r>
      <w:r w:rsidRPr="787F752A">
        <w:rPr>
          <w:rFonts w:eastAsia="Calibri"/>
          <w:sz w:val="24"/>
          <w:szCs w:val="24"/>
        </w:rPr>
        <w:t>Product Type</w:t>
      </w:r>
      <w:r w:rsidR="3CEF83C3" w:rsidRPr="787F752A">
        <w:rPr>
          <w:rFonts w:eastAsia="Calibri"/>
          <w:sz w:val="24"/>
          <w:szCs w:val="24"/>
        </w:rPr>
        <w:t>], [</w:t>
      </w:r>
      <w:r w:rsidR="00C64BE9" w:rsidRPr="787F752A">
        <w:rPr>
          <w:rFonts w:eastAsia="Calibri"/>
          <w:sz w:val="24"/>
          <w:szCs w:val="24"/>
        </w:rPr>
        <w:t xml:space="preserve">Special </w:t>
      </w:r>
      <w:r w:rsidR="3CEF83C3" w:rsidRPr="787F752A">
        <w:rPr>
          <w:rFonts w:eastAsia="Calibri"/>
          <w:sz w:val="24"/>
          <w:szCs w:val="24"/>
        </w:rPr>
        <w:t>Type], [Shipment Id]and [</w:t>
      </w:r>
      <w:r w:rsidR="000074C1" w:rsidRPr="787F752A">
        <w:rPr>
          <w:rFonts w:eastAsia="Calibri"/>
          <w:sz w:val="24"/>
          <w:szCs w:val="24"/>
        </w:rPr>
        <w:t xml:space="preserve">Product </w:t>
      </w:r>
      <w:r w:rsidR="3CEF83C3" w:rsidRPr="787F752A">
        <w:rPr>
          <w:rFonts w:eastAsia="Calibri"/>
          <w:sz w:val="24"/>
          <w:szCs w:val="24"/>
        </w:rPr>
        <w:t>Shipment Status]</w:t>
      </w:r>
    </w:p>
    <w:p w14:paraId="048D74E9" w14:textId="01FEFC71" w:rsidR="00462791" w:rsidRPr="00462791" w:rsidRDefault="00284656" w:rsidP="004B17EA">
      <w:pPr>
        <w:pStyle w:val="ListParagraph"/>
        <w:numPr>
          <w:ilvl w:val="0"/>
          <w:numId w:val="19"/>
        </w:numPr>
        <w:rPr>
          <w:rFonts w:eastAsia="Calibri"/>
          <w:b/>
          <w:bCs/>
          <w:color w:val="FF0000"/>
          <w:sz w:val="24"/>
          <w:szCs w:val="24"/>
        </w:rPr>
      </w:pPr>
      <w:r w:rsidRPr="00593E75">
        <w:rPr>
          <w:rFonts w:eastAsia="Calibri"/>
          <w:color w:val="FF0000"/>
          <w:sz w:val="24"/>
          <w:szCs w:val="24"/>
        </w:rPr>
        <w:t xml:space="preserve">[Product Shipment Status]: </w:t>
      </w:r>
      <w:r w:rsidR="00462791" w:rsidRPr="00462791">
        <w:rPr>
          <w:rFonts w:eastAsia="Calibri"/>
          <w:color w:val="FF0000"/>
          <w:sz w:val="24"/>
          <w:szCs w:val="24"/>
        </w:rPr>
        <w:t xml:space="preserve">Replace </w:t>
      </w:r>
      <w:r w:rsidR="00462791">
        <w:rPr>
          <w:rFonts w:eastAsia="Calibri"/>
          <w:color w:val="FF0000"/>
          <w:sz w:val="24"/>
          <w:szCs w:val="24"/>
        </w:rPr>
        <w:t xml:space="preserve">existing </w:t>
      </w:r>
      <w:r w:rsidR="00462791" w:rsidRPr="00462791">
        <w:rPr>
          <w:rFonts w:eastAsia="Calibri"/>
          <w:color w:val="FF0000"/>
          <w:sz w:val="24"/>
          <w:szCs w:val="24"/>
        </w:rPr>
        <w:t>[</w:t>
      </w:r>
      <w:r w:rsidR="00462791" w:rsidRPr="00462791">
        <w:rPr>
          <w:rFonts w:ascii="Calibri" w:hAnsi="Calibri" w:cs="Calibri"/>
          <w:color w:val="FF0000"/>
          <w:sz w:val="24"/>
          <w:szCs w:val="24"/>
          <w:shd w:val="clear" w:color="auto" w:fill="FFFFFF"/>
        </w:rPr>
        <w:t>Shipment Status (by item level)]</w:t>
      </w:r>
      <w:r w:rsidR="00462791">
        <w:rPr>
          <w:rFonts w:ascii="Calibri" w:hAnsi="Calibri" w:cs="Calibri"/>
          <w:color w:val="FF0000"/>
          <w:sz w:val="24"/>
          <w:szCs w:val="24"/>
          <w:shd w:val="clear" w:color="auto" w:fill="FFFFFF"/>
        </w:rPr>
        <w:t xml:space="preserve"> field</w:t>
      </w:r>
      <w:r w:rsidR="00042392">
        <w:rPr>
          <w:rFonts w:ascii="Calibri" w:hAnsi="Calibri" w:cs="Calibri"/>
          <w:color w:val="FF0000"/>
          <w:sz w:val="24"/>
          <w:szCs w:val="24"/>
          <w:shd w:val="clear" w:color="auto" w:fill="FFFFFF"/>
        </w:rPr>
        <w:t xml:space="preserve"> with below logic</w:t>
      </w:r>
    </w:p>
    <w:p w14:paraId="2CA39EEE" w14:textId="19B65FFF" w:rsidR="004C0B62" w:rsidRPr="00593E75" w:rsidRDefault="009D6CA2" w:rsidP="06545CA2">
      <w:pPr>
        <w:pStyle w:val="ListParagraph"/>
        <w:ind w:left="1440"/>
        <w:rPr>
          <w:rFonts w:eastAsia="Calibri"/>
          <w:b/>
          <w:bCs/>
          <w:color w:val="FF0000"/>
          <w:sz w:val="24"/>
          <w:szCs w:val="24"/>
        </w:rPr>
      </w:pPr>
      <w:r w:rsidRPr="06545CA2">
        <w:rPr>
          <w:rFonts w:eastAsia="Calibri"/>
          <w:color w:val="FF0000"/>
          <w:sz w:val="24"/>
          <w:szCs w:val="24"/>
        </w:rPr>
        <w:t>For</w:t>
      </w:r>
      <w:r w:rsidR="001113A4" w:rsidRPr="06545CA2">
        <w:rPr>
          <w:rFonts w:eastAsia="Calibri"/>
          <w:color w:val="FF0000"/>
          <w:sz w:val="24"/>
          <w:szCs w:val="24"/>
        </w:rPr>
        <w:t xml:space="preserve"> Product Type= “Physical”, retrieve Club Shipment Status</w:t>
      </w:r>
    </w:p>
    <w:p w14:paraId="5C9E2F5D" w14:textId="1CB482EB" w:rsidR="00462791" w:rsidRDefault="001113A4" w:rsidP="06545CA2">
      <w:pPr>
        <w:pStyle w:val="ListParagraph"/>
        <w:ind w:left="1440"/>
        <w:rPr>
          <w:rFonts w:eastAsia="Calibri"/>
          <w:color w:val="FF0000"/>
          <w:sz w:val="24"/>
          <w:szCs w:val="24"/>
        </w:rPr>
      </w:pPr>
      <w:r w:rsidRPr="06545CA2">
        <w:rPr>
          <w:rFonts w:eastAsia="Calibri"/>
          <w:color w:val="FF0000"/>
          <w:sz w:val="24"/>
          <w:szCs w:val="24"/>
        </w:rPr>
        <w:t>For Product Type=</w:t>
      </w:r>
      <w:r w:rsidR="003B7F66" w:rsidRPr="06545CA2">
        <w:rPr>
          <w:rFonts w:eastAsia="Calibri"/>
          <w:color w:val="FF0000"/>
          <w:sz w:val="24"/>
          <w:szCs w:val="24"/>
        </w:rPr>
        <w:t xml:space="preserve"> </w:t>
      </w:r>
      <w:r w:rsidR="00104C2E" w:rsidRPr="06545CA2">
        <w:rPr>
          <w:rFonts w:eastAsia="Calibri"/>
          <w:color w:val="FF0000"/>
          <w:sz w:val="24"/>
          <w:szCs w:val="24"/>
        </w:rPr>
        <w:t>“</w:t>
      </w:r>
      <w:r w:rsidRPr="06545CA2">
        <w:rPr>
          <w:rFonts w:eastAsia="Calibri"/>
          <w:color w:val="FF0000"/>
          <w:sz w:val="24"/>
          <w:szCs w:val="24"/>
        </w:rPr>
        <w:t>Special”/ “Virtual”, display “Not Shipped”</w:t>
      </w:r>
      <w:r w:rsidR="00E750B9" w:rsidRPr="06545CA2">
        <w:rPr>
          <w:rFonts w:eastAsia="Calibri"/>
          <w:color w:val="FF0000"/>
          <w:sz w:val="24"/>
          <w:szCs w:val="24"/>
        </w:rPr>
        <w:t xml:space="preserve"> or “Delivered” depended on</w:t>
      </w:r>
      <w:r w:rsidR="001852DF" w:rsidRPr="06545CA2">
        <w:rPr>
          <w:rFonts w:eastAsia="Calibri"/>
          <w:color w:val="FF0000"/>
          <w:sz w:val="24"/>
          <w:szCs w:val="24"/>
        </w:rPr>
        <w:t xml:space="preserve"> SFCC shipment status (Updated on 28 </w:t>
      </w:r>
      <w:proofErr w:type="gramStart"/>
      <w:r w:rsidR="001852DF" w:rsidRPr="06545CA2">
        <w:rPr>
          <w:rFonts w:eastAsia="Calibri"/>
          <w:color w:val="FF0000"/>
          <w:sz w:val="24"/>
          <w:szCs w:val="24"/>
        </w:rPr>
        <w:t>May,</w:t>
      </w:r>
      <w:proofErr w:type="gramEnd"/>
      <w:r w:rsidR="001852DF" w:rsidRPr="06545CA2">
        <w:rPr>
          <w:rFonts w:eastAsia="Calibri"/>
          <w:color w:val="FF0000"/>
          <w:sz w:val="24"/>
          <w:szCs w:val="24"/>
        </w:rPr>
        <w:t xml:space="preserve"> 2024)</w:t>
      </w:r>
    </w:p>
    <w:p w14:paraId="67A8C09A" w14:textId="77777777" w:rsidR="00462791" w:rsidRPr="00462791" w:rsidRDefault="00462791" w:rsidP="06545CA2">
      <w:pPr>
        <w:ind w:left="1440"/>
        <w:rPr>
          <w:rFonts w:eastAsia="Calibri"/>
          <w:color w:val="FF0000"/>
          <w:sz w:val="24"/>
          <w:szCs w:val="24"/>
        </w:rPr>
      </w:pPr>
    </w:p>
    <w:p w14:paraId="5C58D16F" w14:textId="77777777" w:rsidR="00462791" w:rsidRPr="00593E75" w:rsidRDefault="00462791" w:rsidP="001113A4">
      <w:pPr>
        <w:pStyle w:val="ListParagraph"/>
        <w:ind w:left="2160"/>
        <w:rPr>
          <w:rFonts w:eastAsia="Calibri"/>
          <w:b/>
          <w:bCs/>
          <w:color w:val="FF0000"/>
          <w:sz w:val="24"/>
          <w:szCs w:val="24"/>
        </w:rPr>
      </w:pPr>
    </w:p>
    <w:p w14:paraId="76D6C67F" w14:textId="6BB1E008" w:rsidR="00FC0092" w:rsidRPr="003E5585" w:rsidRDefault="00FC0092" w:rsidP="004B17EA">
      <w:pPr>
        <w:pStyle w:val="ListParagraph"/>
        <w:numPr>
          <w:ilvl w:val="0"/>
          <w:numId w:val="18"/>
        </w:numPr>
        <w:rPr>
          <w:rFonts w:eastAsia="Calibri"/>
          <w:sz w:val="24"/>
          <w:szCs w:val="24"/>
        </w:rPr>
      </w:pPr>
      <w:r w:rsidRPr="003E5585">
        <w:rPr>
          <w:rFonts w:eastAsia="Calibri"/>
          <w:b/>
          <w:bCs/>
          <w:sz w:val="24"/>
          <w:szCs w:val="24"/>
        </w:rPr>
        <w:t>Order Delivery Report</w:t>
      </w:r>
      <w:r w:rsidRPr="003E5585">
        <w:rPr>
          <w:rFonts w:eastAsia="Calibri"/>
          <w:sz w:val="24"/>
          <w:szCs w:val="24"/>
        </w:rPr>
        <w:t xml:space="preserve"> and </w:t>
      </w:r>
      <w:r w:rsidRPr="003E5585">
        <w:rPr>
          <w:rFonts w:eastAsia="Calibri"/>
          <w:b/>
          <w:bCs/>
          <w:sz w:val="24"/>
          <w:szCs w:val="24"/>
        </w:rPr>
        <w:t xml:space="preserve">Order </w:t>
      </w:r>
      <w:r w:rsidR="00891E88" w:rsidRPr="003E5585">
        <w:rPr>
          <w:rFonts w:eastAsia="Calibri"/>
          <w:b/>
          <w:bCs/>
          <w:sz w:val="24"/>
          <w:szCs w:val="24"/>
        </w:rPr>
        <w:t xml:space="preserve">un-delivery report </w:t>
      </w:r>
      <w:r w:rsidR="00891E88" w:rsidRPr="00145BC9">
        <w:rPr>
          <w:rFonts w:eastAsia="Calibri"/>
          <w:strike/>
          <w:sz w:val="24"/>
          <w:szCs w:val="24"/>
        </w:rPr>
        <w:t>should be retrieved as shipment level instead of order level</w:t>
      </w:r>
    </w:p>
    <w:p w14:paraId="02A6F20E" w14:textId="22533895" w:rsidR="00D66C2E" w:rsidRPr="00D66C2E" w:rsidRDefault="15CABA27" w:rsidP="004B17EA">
      <w:pPr>
        <w:pStyle w:val="ListParagraph"/>
        <w:numPr>
          <w:ilvl w:val="1"/>
          <w:numId w:val="18"/>
        </w:numPr>
        <w:rPr>
          <w:rFonts w:eastAsia="Calibri"/>
          <w:color w:val="FF0000"/>
          <w:sz w:val="24"/>
          <w:szCs w:val="24"/>
        </w:rPr>
      </w:pPr>
      <w:r w:rsidRPr="7B4B73AC">
        <w:rPr>
          <w:rFonts w:eastAsiaTheme="minorEastAsia"/>
          <w:color w:val="FF0000"/>
          <w:highlight w:val="yellow"/>
        </w:rPr>
        <w:t xml:space="preserve">(Phase 2 </w:t>
      </w:r>
      <w:r w:rsidRPr="7B4B73AC">
        <w:rPr>
          <w:rFonts w:ascii="Calibri" w:eastAsiaTheme="minorEastAsia" w:hAnsi="Calibri" w:cs="Calibri"/>
          <w:color w:val="FF0000"/>
          <w:highlight w:val="yellow"/>
          <w:lang w:val="en-HK" w:eastAsia="zh-TW"/>
        </w:rPr>
        <w:t>Aug 2024</w:t>
      </w:r>
      <w:r w:rsidRPr="7B4B73AC">
        <w:rPr>
          <w:rFonts w:eastAsiaTheme="minorEastAsia"/>
          <w:color w:val="FF0000"/>
          <w:highlight w:val="yellow"/>
        </w:rPr>
        <w:t>)</w:t>
      </w:r>
      <w:r w:rsidR="776D5D55" w:rsidRPr="7B4B73AC">
        <w:rPr>
          <w:rFonts w:eastAsia="Calibri"/>
          <w:color w:val="FF0000"/>
          <w:sz w:val="24"/>
          <w:szCs w:val="24"/>
        </w:rPr>
        <w:t xml:space="preserve">: </w:t>
      </w:r>
    </w:p>
    <w:p w14:paraId="413D5C5E" w14:textId="0B75D816" w:rsidR="637CB6F6" w:rsidRPr="00D66C2E" w:rsidRDefault="776D5D55" w:rsidP="00D66C2E">
      <w:pPr>
        <w:pStyle w:val="ListParagraph"/>
        <w:numPr>
          <w:ilvl w:val="2"/>
          <w:numId w:val="18"/>
        </w:numPr>
        <w:rPr>
          <w:rFonts w:eastAsia="Calibri"/>
          <w:color w:val="FF0000"/>
          <w:sz w:val="24"/>
          <w:szCs w:val="24"/>
        </w:rPr>
      </w:pPr>
      <w:r w:rsidRPr="7B4B73AC">
        <w:rPr>
          <w:rFonts w:eastAsia="Calibri"/>
          <w:color w:val="FF0000"/>
          <w:sz w:val="24"/>
          <w:szCs w:val="24"/>
        </w:rPr>
        <w:t xml:space="preserve">Add </w:t>
      </w:r>
      <w:r w:rsidR="006F201B">
        <w:rPr>
          <w:rFonts w:eastAsiaTheme="minorEastAsia" w:hint="eastAsia"/>
          <w:color w:val="FF0000"/>
          <w:sz w:val="24"/>
          <w:szCs w:val="24"/>
          <w:lang w:eastAsia="zh-TW"/>
        </w:rPr>
        <w:t xml:space="preserve">new fields </w:t>
      </w:r>
      <w:r w:rsidR="00127E30">
        <w:rPr>
          <w:rFonts w:eastAsiaTheme="minorEastAsia" w:hint="eastAsia"/>
          <w:color w:val="FF0000"/>
          <w:sz w:val="24"/>
          <w:szCs w:val="24"/>
          <w:lang w:eastAsia="zh-TW"/>
        </w:rPr>
        <w:t>[</w:t>
      </w:r>
      <w:r w:rsidR="00AB5F37">
        <w:rPr>
          <w:rFonts w:eastAsiaTheme="minorEastAsia" w:hint="eastAsia"/>
          <w:color w:val="FF0000"/>
          <w:sz w:val="24"/>
          <w:szCs w:val="24"/>
          <w:lang w:eastAsia="zh-TW"/>
        </w:rPr>
        <w:t>Shipment ID</w:t>
      </w:r>
      <w:r w:rsidR="00127E30">
        <w:rPr>
          <w:rFonts w:eastAsiaTheme="minorEastAsia" w:hint="eastAsia"/>
          <w:color w:val="FF0000"/>
          <w:sz w:val="24"/>
          <w:szCs w:val="24"/>
          <w:lang w:eastAsia="zh-TW"/>
        </w:rPr>
        <w:t>]</w:t>
      </w:r>
      <w:r w:rsidR="00D66C2E">
        <w:rPr>
          <w:rFonts w:eastAsiaTheme="minorEastAsia" w:hint="eastAsia"/>
          <w:color w:val="FF0000"/>
          <w:sz w:val="24"/>
          <w:szCs w:val="24"/>
          <w:lang w:eastAsia="zh-TW"/>
        </w:rPr>
        <w:t xml:space="preserve"> </w:t>
      </w:r>
      <w:r w:rsidR="00160D00">
        <w:rPr>
          <w:rFonts w:eastAsiaTheme="minorEastAsia" w:hint="eastAsia"/>
          <w:color w:val="FF0000"/>
          <w:sz w:val="24"/>
          <w:szCs w:val="24"/>
          <w:lang w:eastAsia="zh-TW"/>
        </w:rPr>
        <w:t xml:space="preserve">and </w:t>
      </w:r>
      <w:r w:rsidR="00127E30">
        <w:rPr>
          <w:rFonts w:eastAsiaTheme="minorEastAsia" w:hint="eastAsia"/>
          <w:color w:val="FF0000"/>
          <w:sz w:val="24"/>
          <w:szCs w:val="24"/>
          <w:lang w:eastAsia="zh-TW"/>
        </w:rPr>
        <w:t>[</w:t>
      </w:r>
      <w:r w:rsidRPr="00B502D9">
        <w:rPr>
          <w:rFonts w:eastAsia="Calibri"/>
          <w:strike/>
          <w:color w:val="FF0000"/>
          <w:sz w:val="24"/>
          <w:szCs w:val="24"/>
        </w:rPr>
        <w:t>Shipment Delivery Date</w:t>
      </w:r>
      <w:r w:rsidR="00B502D9">
        <w:rPr>
          <w:rFonts w:eastAsiaTheme="minorEastAsia" w:hint="eastAsia"/>
          <w:color w:val="FF0000"/>
          <w:sz w:val="24"/>
          <w:szCs w:val="24"/>
          <w:lang w:eastAsia="zh-TW"/>
        </w:rPr>
        <w:t xml:space="preserve"> </w:t>
      </w:r>
      <w:r w:rsidR="00B502D9" w:rsidRPr="00CE1ACA">
        <w:rPr>
          <w:rFonts w:eastAsiaTheme="minorEastAsia"/>
          <w:color w:val="70AD47" w:themeColor="accent6"/>
          <w:sz w:val="24"/>
          <w:szCs w:val="24"/>
          <w:lang w:eastAsia="zh-TW"/>
        </w:rPr>
        <w:t>Shipment System Date</w:t>
      </w:r>
      <w:r w:rsidR="00127E30" w:rsidRPr="00CE1ACA">
        <w:rPr>
          <w:rFonts w:eastAsiaTheme="minorEastAsia" w:hint="eastAsia"/>
          <w:color w:val="70AD47" w:themeColor="accent6"/>
          <w:sz w:val="24"/>
          <w:szCs w:val="24"/>
          <w:lang w:eastAsia="zh-TW"/>
        </w:rPr>
        <w:t>]</w:t>
      </w:r>
      <w:r w:rsidR="00B502D9" w:rsidRPr="00CE1ACA">
        <w:rPr>
          <w:rFonts w:eastAsiaTheme="minorEastAsia" w:hint="eastAsia"/>
          <w:color w:val="70AD47" w:themeColor="accent6"/>
          <w:sz w:val="24"/>
          <w:szCs w:val="24"/>
          <w:lang w:eastAsia="zh-TW"/>
        </w:rPr>
        <w:t xml:space="preserve"> (Updated on</w:t>
      </w:r>
      <w:r w:rsidR="00CE1ACA" w:rsidRPr="00CE1ACA">
        <w:rPr>
          <w:rFonts w:eastAsiaTheme="minorEastAsia" w:hint="eastAsia"/>
          <w:color w:val="70AD47" w:themeColor="accent6"/>
          <w:sz w:val="24"/>
          <w:szCs w:val="24"/>
          <w:lang w:eastAsia="zh-TW"/>
        </w:rPr>
        <w:t xml:space="preserve"> 5 </w:t>
      </w:r>
      <w:proofErr w:type="gramStart"/>
      <w:r w:rsidR="00CE1ACA" w:rsidRPr="00CE1ACA">
        <w:rPr>
          <w:rFonts w:eastAsiaTheme="minorEastAsia" w:hint="eastAsia"/>
          <w:color w:val="70AD47" w:themeColor="accent6"/>
          <w:sz w:val="24"/>
          <w:szCs w:val="24"/>
          <w:lang w:eastAsia="zh-TW"/>
        </w:rPr>
        <w:t>Aug,</w:t>
      </w:r>
      <w:proofErr w:type="gramEnd"/>
      <w:r w:rsidR="00CE1ACA" w:rsidRPr="00CE1ACA">
        <w:rPr>
          <w:rFonts w:eastAsiaTheme="minorEastAsia" w:hint="eastAsia"/>
          <w:color w:val="70AD47" w:themeColor="accent6"/>
          <w:sz w:val="24"/>
          <w:szCs w:val="24"/>
          <w:lang w:eastAsia="zh-TW"/>
        </w:rPr>
        <w:t xml:space="preserve"> 2024)</w:t>
      </w:r>
    </w:p>
    <w:p w14:paraId="05901DEC" w14:textId="5007B416" w:rsidR="00D66C2E" w:rsidRPr="006F201B" w:rsidRDefault="00127E30" w:rsidP="00D66C2E">
      <w:pPr>
        <w:pStyle w:val="ListParagraph"/>
        <w:numPr>
          <w:ilvl w:val="2"/>
          <w:numId w:val="18"/>
        </w:numPr>
        <w:rPr>
          <w:rFonts w:eastAsia="Calibri"/>
          <w:color w:val="FF0000"/>
          <w:sz w:val="24"/>
          <w:szCs w:val="24"/>
        </w:rPr>
      </w:pPr>
      <w:r>
        <w:rPr>
          <w:rFonts w:eastAsiaTheme="minorEastAsia" w:hint="eastAsia"/>
          <w:color w:val="FF0000"/>
          <w:sz w:val="24"/>
          <w:szCs w:val="24"/>
          <w:lang w:eastAsia="zh-TW"/>
        </w:rPr>
        <w:t>[</w:t>
      </w:r>
      <w:r w:rsidR="00D66C2E">
        <w:rPr>
          <w:rFonts w:eastAsiaTheme="minorEastAsia" w:hint="eastAsia"/>
          <w:color w:val="FF0000"/>
          <w:sz w:val="24"/>
          <w:szCs w:val="24"/>
          <w:lang w:eastAsia="zh-TW"/>
        </w:rPr>
        <w:t>Shipment Status</w:t>
      </w:r>
      <w:r w:rsidR="00D66C2E" w:rsidRPr="00D66C2E">
        <w:rPr>
          <w:rFonts w:eastAsiaTheme="minorEastAsia"/>
          <w:color w:val="FF0000"/>
          <w:sz w:val="24"/>
          <w:szCs w:val="24"/>
          <w:lang w:eastAsia="zh-TW"/>
        </w:rPr>
        <w:t xml:space="preserve"> (by item level)</w:t>
      </w:r>
      <w:r>
        <w:rPr>
          <w:rFonts w:eastAsiaTheme="minorEastAsia" w:hint="eastAsia"/>
          <w:color w:val="FF0000"/>
          <w:sz w:val="24"/>
          <w:szCs w:val="24"/>
          <w:lang w:eastAsia="zh-TW"/>
        </w:rPr>
        <w:t>]</w:t>
      </w:r>
      <w:r w:rsidR="00D66C2E">
        <w:rPr>
          <w:rFonts w:eastAsiaTheme="minorEastAsia" w:hint="eastAsia"/>
          <w:color w:val="FF0000"/>
          <w:sz w:val="24"/>
          <w:szCs w:val="24"/>
          <w:lang w:eastAsia="zh-TW"/>
        </w:rPr>
        <w:t xml:space="preserve"> already existed in report, should retrieve correct shipment status by item level</w:t>
      </w:r>
      <w:r w:rsidR="001E7AE6">
        <w:rPr>
          <w:rFonts w:eastAsiaTheme="minorEastAsia" w:hint="eastAsia"/>
          <w:color w:val="FF0000"/>
          <w:sz w:val="24"/>
          <w:szCs w:val="24"/>
          <w:lang w:eastAsia="zh-TW"/>
        </w:rPr>
        <w:t xml:space="preserve"> and update name to </w:t>
      </w:r>
      <w:r>
        <w:rPr>
          <w:rFonts w:eastAsiaTheme="minorEastAsia" w:hint="eastAsia"/>
          <w:color w:val="FF0000"/>
          <w:sz w:val="24"/>
          <w:szCs w:val="24"/>
          <w:lang w:eastAsia="zh-TW"/>
        </w:rPr>
        <w:t>[</w:t>
      </w:r>
      <w:r w:rsidR="001E7AE6" w:rsidRPr="001E7AE6">
        <w:rPr>
          <w:rFonts w:eastAsia="Calibri"/>
          <w:color w:val="FF0000"/>
          <w:sz w:val="24"/>
          <w:szCs w:val="24"/>
        </w:rPr>
        <w:t>Product Shipment Status</w:t>
      </w:r>
      <w:r>
        <w:rPr>
          <w:rFonts w:eastAsiaTheme="minorEastAsia" w:hint="eastAsia"/>
          <w:color w:val="FF0000"/>
          <w:sz w:val="24"/>
          <w:szCs w:val="24"/>
          <w:lang w:eastAsia="zh-TW"/>
        </w:rPr>
        <w:t>]</w:t>
      </w:r>
    </w:p>
    <w:p w14:paraId="489A3E34" w14:textId="45723975" w:rsidR="1226EE19" w:rsidRPr="00CE4A75" w:rsidRDefault="006F201B">
      <w:pPr>
        <w:pStyle w:val="ListParagraph"/>
        <w:numPr>
          <w:ilvl w:val="4"/>
          <w:numId w:val="18"/>
        </w:numPr>
        <w:rPr>
          <w:rFonts w:eastAsia="Calibri"/>
          <w:color w:val="FF0000"/>
          <w:sz w:val="24"/>
          <w:szCs w:val="24"/>
        </w:rPr>
      </w:pPr>
      <w:r w:rsidRPr="00DB6EE4">
        <w:rPr>
          <w:rFonts w:eastAsia="Calibri"/>
          <w:color w:val="FF0000"/>
          <w:sz w:val="24"/>
          <w:szCs w:val="24"/>
        </w:rPr>
        <w:t>Product Shipment Status</w:t>
      </w:r>
      <w:r w:rsidRPr="00DB6EE4">
        <w:rPr>
          <w:rFonts w:eastAsiaTheme="minorEastAsia" w:hint="eastAsia"/>
          <w:color w:val="FF0000"/>
          <w:sz w:val="24"/>
          <w:szCs w:val="24"/>
          <w:lang w:eastAsia="zh-TW"/>
        </w:rPr>
        <w:t xml:space="preserve">: System should compare </w:t>
      </w:r>
      <w:r w:rsidR="008D49DE">
        <w:rPr>
          <w:rFonts w:eastAsiaTheme="minorEastAsia" w:hint="eastAsia"/>
          <w:color w:val="FF0000"/>
          <w:sz w:val="24"/>
          <w:szCs w:val="24"/>
          <w:lang w:eastAsia="zh-TW"/>
        </w:rPr>
        <w:t>[</w:t>
      </w:r>
      <w:r w:rsidR="00DB6EE4" w:rsidRPr="00DB6EE4">
        <w:rPr>
          <w:rFonts w:eastAsiaTheme="minorEastAsia"/>
          <w:color w:val="FF0000"/>
          <w:sz w:val="24"/>
          <w:szCs w:val="24"/>
          <w:lang w:eastAsia="zh-TW"/>
        </w:rPr>
        <w:t>Selected Delivery Date</w:t>
      </w:r>
      <w:r w:rsidR="008D49DE">
        <w:rPr>
          <w:rFonts w:eastAsiaTheme="minorEastAsia" w:hint="eastAsia"/>
          <w:color w:val="FF0000"/>
          <w:sz w:val="24"/>
          <w:szCs w:val="24"/>
          <w:lang w:eastAsia="zh-TW"/>
        </w:rPr>
        <w:t>]</w:t>
      </w:r>
      <w:r w:rsidR="00DB6EE4">
        <w:rPr>
          <w:rFonts w:eastAsiaTheme="minorEastAsia" w:hint="eastAsia"/>
          <w:color w:val="FF0000"/>
          <w:sz w:val="24"/>
          <w:szCs w:val="24"/>
          <w:lang w:eastAsia="zh-TW"/>
        </w:rPr>
        <w:t xml:space="preserve"> and retrieve the </w:t>
      </w:r>
      <w:r w:rsidR="00871F73">
        <w:rPr>
          <w:rFonts w:eastAsiaTheme="minorEastAsia" w:hint="eastAsia"/>
          <w:color w:val="FF0000"/>
          <w:sz w:val="24"/>
          <w:szCs w:val="24"/>
          <w:lang w:eastAsia="zh-TW"/>
        </w:rPr>
        <w:t>correct</w:t>
      </w:r>
      <w:r w:rsidR="00DB6EE4">
        <w:rPr>
          <w:rFonts w:eastAsiaTheme="minorEastAsia" w:hint="eastAsia"/>
          <w:color w:val="FF0000"/>
          <w:sz w:val="24"/>
          <w:szCs w:val="24"/>
          <w:lang w:eastAsia="zh-TW"/>
        </w:rPr>
        <w:t xml:space="preserve"> shipment sta</w:t>
      </w:r>
      <w:r w:rsidR="00CE4A75">
        <w:rPr>
          <w:rFonts w:eastAsiaTheme="minorEastAsia" w:hint="eastAsia"/>
          <w:color w:val="FF0000"/>
          <w:sz w:val="24"/>
          <w:szCs w:val="24"/>
          <w:lang w:eastAsia="zh-TW"/>
        </w:rPr>
        <w:t>tus</w:t>
      </w:r>
      <w:r w:rsidR="00871F73">
        <w:rPr>
          <w:rFonts w:eastAsiaTheme="minorEastAsia" w:hint="eastAsia"/>
          <w:color w:val="FF0000"/>
          <w:sz w:val="24"/>
          <w:szCs w:val="24"/>
          <w:lang w:eastAsia="zh-TW"/>
        </w:rPr>
        <w:t xml:space="preserve"> and delivery date</w:t>
      </w:r>
      <w:r w:rsidR="00CE4A75">
        <w:rPr>
          <w:rFonts w:eastAsiaTheme="minorEastAsia" w:hint="eastAsia"/>
          <w:color w:val="FF0000"/>
          <w:sz w:val="24"/>
          <w:szCs w:val="24"/>
          <w:lang w:eastAsia="zh-TW"/>
        </w:rPr>
        <w:t xml:space="preserve"> under the selected Date picker.</w:t>
      </w:r>
    </w:p>
    <w:p w14:paraId="478CC8C2" w14:textId="027F6BAF" w:rsidR="00CE4A75" w:rsidRDefault="00CE4A75" w:rsidP="00CE4A75">
      <w:pPr>
        <w:pStyle w:val="ListParagraph"/>
        <w:ind w:left="3600"/>
        <w:rPr>
          <w:rFonts w:eastAsiaTheme="minorEastAsia"/>
          <w:color w:val="FF0000"/>
          <w:sz w:val="24"/>
          <w:szCs w:val="24"/>
          <w:lang w:eastAsia="zh-TW"/>
        </w:rPr>
      </w:pPr>
      <w:r>
        <w:rPr>
          <w:rFonts w:eastAsiaTheme="minorEastAsia" w:hint="eastAsia"/>
          <w:color w:val="FF0000"/>
          <w:sz w:val="24"/>
          <w:szCs w:val="24"/>
          <w:lang w:eastAsia="zh-TW"/>
        </w:rPr>
        <w:t xml:space="preserve">E.g. </w:t>
      </w:r>
      <w:r w:rsidR="00AF1DB6">
        <w:rPr>
          <w:rFonts w:eastAsiaTheme="minorEastAsia" w:hint="eastAsia"/>
          <w:color w:val="FF0000"/>
          <w:sz w:val="24"/>
          <w:szCs w:val="24"/>
          <w:lang w:eastAsia="zh-TW"/>
        </w:rPr>
        <w:t>item A (</w:t>
      </w:r>
      <w:r w:rsidR="00AF1DB6">
        <w:rPr>
          <w:rFonts w:eastAsiaTheme="minorEastAsia"/>
          <w:color w:val="FF0000"/>
          <w:sz w:val="24"/>
          <w:szCs w:val="24"/>
          <w:lang w:eastAsia="zh-TW"/>
        </w:rPr>
        <w:t>physical</w:t>
      </w:r>
      <w:r w:rsidR="00AF1DB6">
        <w:rPr>
          <w:rFonts w:eastAsiaTheme="minorEastAsia" w:hint="eastAsia"/>
          <w:color w:val="FF0000"/>
          <w:sz w:val="24"/>
          <w:szCs w:val="24"/>
          <w:lang w:eastAsia="zh-TW"/>
        </w:rPr>
        <w:t xml:space="preserve"> product) </w:t>
      </w:r>
      <w:r w:rsidR="001467C7">
        <w:rPr>
          <w:rFonts w:eastAsiaTheme="minorEastAsia" w:hint="eastAsia"/>
          <w:color w:val="FF0000"/>
          <w:sz w:val="24"/>
          <w:szCs w:val="24"/>
          <w:lang w:eastAsia="zh-TW"/>
        </w:rPr>
        <w:t xml:space="preserve">shipment status is In Transit on 20 </w:t>
      </w:r>
      <w:proofErr w:type="gramStart"/>
      <w:r w:rsidR="001467C7">
        <w:rPr>
          <w:rFonts w:eastAsiaTheme="minorEastAsia" w:hint="eastAsia"/>
          <w:color w:val="FF0000"/>
          <w:sz w:val="24"/>
          <w:szCs w:val="24"/>
          <w:lang w:eastAsia="zh-TW"/>
        </w:rPr>
        <w:t>July,</w:t>
      </w:r>
      <w:proofErr w:type="gramEnd"/>
      <w:r w:rsidR="001467C7">
        <w:rPr>
          <w:rFonts w:eastAsiaTheme="minorEastAsia" w:hint="eastAsia"/>
          <w:color w:val="FF0000"/>
          <w:sz w:val="24"/>
          <w:szCs w:val="24"/>
          <w:lang w:eastAsia="zh-TW"/>
        </w:rPr>
        <w:t xml:space="preserve"> 2024, and change to D</w:t>
      </w:r>
      <w:r w:rsidR="00AF1DB6">
        <w:rPr>
          <w:rFonts w:eastAsiaTheme="minorEastAsia" w:hint="eastAsia"/>
          <w:color w:val="FF0000"/>
          <w:sz w:val="24"/>
          <w:szCs w:val="24"/>
          <w:lang w:eastAsia="zh-TW"/>
        </w:rPr>
        <w:t>elivered on 24 July, 2024</w:t>
      </w:r>
      <w:r w:rsidR="001467C7">
        <w:rPr>
          <w:rFonts w:eastAsiaTheme="minorEastAsia" w:hint="eastAsia"/>
          <w:color w:val="FF0000"/>
          <w:sz w:val="24"/>
          <w:szCs w:val="24"/>
          <w:lang w:eastAsia="zh-TW"/>
        </w:rPr>
        <w:t>.</w:t>
      </w:r>
    </w:p>
    <w:p w14:paraId="198541C4" w14:textId="7FB41553" w:rsidR="001467C7" w:rsidRDefault="001467C7" w:rsidP="00CE4A75">
      <w:pPr>
        <w:pStyle w:val="ListParagraph"/>
        <w:ind w:left="3600"/>
        <w:rPr>
          <w:rFonts w:eastAsiaTheme="minorEastAsia"/>
          <w:color w:val="FF0000"/>
          <w:sz w:val="24"/>
          <w:szCs w:val="24"/>
          <w:lang w:eastAsia="zh-TW"/>
        </w:rPr>
      </w:pPr>
      <w:r>
        <w:rPr>
          <w:rFonts w:eastAsiaTheme="minorEastAsia" w:hint="eastAsia"/>
          <w:color w:val="FF0000"/>
          <w:sz w:val="24"/>
          <w:szCs w:val="24"/>
          <w:lang w:eastAsia="zh-TW"/>
        </w:rPr>
        <w:t xml:space="preserve">When user selected Date picker=22 July, 2024, then </w:t>
      </w:r>
      <w:r w:rsidR="005A4061">
        <w:rPr>
          <w:rFonts w:eastAsiaTheme="minorEastAsia" w:hint="eastAsia"/>
          <w:color w:val="FF0000"/>
          <w:sz w:val="24"/>
          <w:szCs w:val="24"/>
          <w:lang w:eastAsia="zh-TW"/>
        </w:rPr>
        <w:t>[</w:t>
      </w:r>
      <w:r w:rsidR="005A4061" w:rsidRPr="001E7AE6">
        <w:rPr>
          <w:rFonts w:eastAsia="Calibri"/>
          <w:color w:val="FF0000"/>
          <w:sz w:val="24"/>
          <w:szCs w:val="24"/>
        </w:rPr>
        <w:t xml:space="preserve">Product Shipment </w:t>
      </w:r>
      <w:proofErr w:type="gramStart"/>
      <w:r w:rsidR="005A4061" w:rsidRPr="001E7AE6">
        <w:rPr>
          <w:rFonts w:eastAsia="Calibri"/>
          <w:color w:val="FF0000"/>
          <w:sz w:val="24"/>
          <w:szCs w:val="24"/>
        </w:rPr>
        <w:t>Status</w:t>
      </w:r>
      <w:r w:rsidR="005A4061">
        <w:rPr>
          <w:rFonts w:eastAsiaTheme="minorEastAsia" w:hint="eastAsia"/>
          <w:color w:val="FF0000"/>
          <w:sz w:val="24"/>
          <w:szCs w:val="24"/>
          <w:lang w:eastAsia="zh-TW"/>
        </w:rPr>
        <w:t>]</w:t>
      </w:r>
      <w:r w:rsidR="00127E30">
        <w:rPr>
          <w:rFonts w:eastAsiaTheme="minorEastAsia" w:hint="eastAsia"/>
          <w:color w:val="FF0000"/>
          <w:sz w:val="24"/>
          <w:szCs w:val="24"/>
          <w:lang w:eastAsia="zh-TW"/>
        </w:rPr>
        <w:t>=</w:t>
      </w:r>
      <w:proofErr w:type="gramEnd"/>
      <w:r w:rsidR="00127E30">
        <w:rPr>
          <w:rFonts w:eastAsiaTheme="minorEastAsia" w:hint="eastAsia"/>
          <w:color w:val="FF0000"/>
          <w:sz w:val="24"/>
          <w:szCs w:val="24"/>
          <w:lang w:eastAsia="zh-TW"/>
        </w:rPr>
        <w:t>In Transit</w:t>
      </w:r>
      <w:r w:rsidR="00871F73">
        <w:rPr>
          <w:rFonts w:eastAsiaTheme="minorEastAsia" w:hint="eastAsia"/>
          <w:color w:val="FF0000"/>
          <w:sz w:val="24"/>
          <w:szCs w:val="24"/>
          <w:lang w:eastAsia="zh-TW"/>
        </w:rPr>
        <w:t xml:space="preserve"> and</w:t>
      </w:r>
      <w:r w:rsidR="00127E30">
        <w:rPr>
          <w:rFonts w:eastAsiaTheme="minorEastAsia" w:hint="eastAsia"/>
          <w:color w:val="FF0000"/>
          <w:sz w:val="24"/>
          <w:szCs w:val="24"/>
          <w:lang w:eastAsia="zh-TW"/>
        </w:rPr>
        <w:t xml:space="preserve"> </w:t>
      </w:r>
      <w:r w:rsidR="00871F73">
        <w:rPr>
          <w:rFonts w:eastAsiaTheme="minorEastAsia" w:hint="eastAsia"/>
          <w:color w:val="FF0000"/>
          <w:sz w:val="24"/>
          <w:szCs w:val="24"/>
          <w:lang w:eastAsia="zh-TW"/>
        </w:rPr>
        <w:t>[</w:t>
      </w:r>
      <w:r w:rsidR="00871F73" w:rsidRPr="00CE1ACA">
        <w:rPr>
          <w:rFonts w:eastAsia="Calibri"/>
          <w:strike/>
          <w:color w:val="FF0000"/>
          <w:sz w:val="24"/>
          <w:szCs w:val="24"/>
        </w:rPr>
        <w:t>Shipment Delivery Date</w:t>
      </w:r>
      <w:r w:rsidR="00CE1ACA">
        <w:rPr>
          <w:rFonts w:eastAsiaTheme="minorEastAsia" w:hint="eastAsia"/>
          <w:strike/>
          <w:color w:val="FF0000"/>
          <w:sz w:val="24"/>
          <w:szCs w:val="24"/>
          <w:lang w:eastAsia="zh-TW"/>
        </w:rPr>
        <w:t xml:space="preserve"> </w:t>
      </w:r>
      <w:r w:rsidR="00CE1ACA" w:rsidRPr="00CE1ACA">
        <w:rPr>
          <w:rFonts w:eastAsiaTheme="minorEastAsia"/>
          <w:color w:val="70AD47" w:themeColor="accent6"/>
          <w:sz w:val="24"/>
          <w:szCs w:val="24"/>
          <w:lang w:eastAsia="zh-TW"/>
        </w:rPr>
        <w:t>Shipment System Date</w:t>
      </w:r>
      <w:r w:rsidR="00871F73">
        <w:rPr>
          <w:rFonts w:eastAsiaTheme="minorEastAsia" w:hint="eastAsia"/>
          <w:color w:val="FF0000"/>
          <w:sz w:val="24"/>
          <w:szCs w:val="24"/>
          <w:lang w:eastAsia="zh-TW"/>
        </w:rPr>
        <w:t>]=empty</w:t>
      </w:r>
    </w:p>
    <w:p w14:paraId="084C7281" w14:textId="0CDC4F8F" w:rsidR="00922F40" w:rsidRPr="00922F40" w:rsidRDefault="00922F40" w:rsidP="00922F40">
      <w:pPr>
        <w:pStyle w:val="ListParagraph"/>
        <w:numPr>
          <w:ilvl w:val="0"/>
          <w:numId w:val="16"/>
        </w:numPr>
        <w:rPr>
          <w:rFonts w:eastAsiaTheme="minorEastAsia"/>
          <w:color w:val="FF0000"/>
          <w:sz w:val="24"/>
          <w:szCs w:val="24"/>
          <w:lang w:eastAsia="zh-TW"/>
        </w:rPr>
      </w:pPr>
      <w:r w:rsidRPr="00922F40">
        <w:rPr>
          <w:rFonts w:ascii="Calibri" w:eastAsiaTheme="minorEastAsia" w:hAnsi="Calibri" w:cs="Calibri"/>
          <w:b/>
          <w:bCs/>
          <w:sz w:val="24"/>
          <w:szCs w:val="24"/>
          <w:lang w:eastAsia="zh-TW"/>
        </w:rPr>
        <w:t>RMA Report</w:t>
      </w:r>
      <w:r w:rsidR="00887ED6">
        <w:rPr>
          <w:rFonts w:ascii="Calibri" w:eastAsiaTheme="minorEastAsia" w:hAnsi="Calibri" w:cs="Calibri" w:hint="eastAsia"/>
          <w:b/>
          <w:bCs/>
          <w:sz w:val="24"/>
          <w:szCs w:val="24"/>
          <w:lang w:eastAsia="zh-TW"/>
        </w:rPr>
        <w:t xml:space="preserve"> </w:t>
      </w:r>
      <w:r w:rsidR="00887ED6" w:rsidRPr="00BB4B00">
        <w:rPr>
          <w:rFonts w:ascii="Calibri" w:eastAsiaTheme="minorEastAsia" w:hAnsi="Calibri" w:cs="Calibri" w:hint="eastAsia"/>
          <w:color w:val="FF0000"/>
          <w:sz w:val="24"/>
          <w:szCs w:val="24"/>
          <w:highlight w:val="yellow"/>
          <w:lang w:eastAsia="zh-TW"/>
        </w:rPr>
        <w:t>(Phase 2 Aug 2024):</w:t>
      </w:r>
    </w:p>
    <w:p w14:paraId="3975FAD9" w14:textId="77777777" w:rsidR="00922F40" w:rsidRPr="006F201B" w:rsidRDefault="00922F40" w:rsidP="00922F40">
      <w:pPr>
        <w:pStyle w:val="ListParagraph"/>
        <w:numPr>
          <w:ilvl w:val="2"/>
          <w:numId w:val="16"/>
        </w:numPr>
        <w:rPr>
          <w:rFonts w:eastAsia="Calibri"/>
          <w:color w:val="FF0000"/>
          <w:sz w:val="24"/>
          <w:szCs w:val="24"/>
        </w:rPr>
      </w:pPr>
      <w:r>
        <w:rPr>
          <w:rFonts w:eastAsiaTheme="minorEastAsia" w:hint="eastAsia"/>
          <w:color w:val="FF0000"/>
          <w:sz w:val="24"/>
          <w:szCs w:val="24"/>
          <w:lang w:eastAsia="zh-TW"/>
        </w:rPr>
        <w:t>[Shipment Status</w:t>
      </w:r>
      <w:r w:rsidRPr="00D66C2E">
        <w:rPr>
          <w:rFonts w:eastAsiaTheme="minorEastAsia"/>
          <w:color w:val="FF0000"/>
          <w:sz w:val="24"/>
          <w:szCs w:val="24"/>
          <w:lang w:eastAsia="zh-TW"/>
        </w:rPr>
        <w:t xml:space="preserve"> (by item level)</w:t>
      </w:r>
      <w:r>
        <w:rPr>
          <w:rFonts w:eastAsiaTheme="minorEastAsia" w:hint="eastAsia"/>
          <w:color w:val="FF0000"/>
          <w:sz w:val="24"/>
          <w:szCs w:val="24"/>
          <w:lang w:eastAsia="zh-TW"/>
        </w:rPr>
        <w:t>] already existed in report, should retrieve correct shipment status by item level and update name to [</w:t>
      </w:r>
      <w:r w:rsidRPr="001E7AE6">
        <w:rPr>
          <w:rFonts w:eastAsia="Calibri"/>
          <w:color w:val="FF0000"/>
          <w:sz w:val="24"/>
          <w:szCs w:val="24"/>
        </w:rPr>
        <w:t>Product Shipment Status</w:t>
      </w:r>
      <w:r>
        <w:rPr>
          <w:rFonts w:eastAsiaTheme="minorEastAsia" w:hint="eastAsia"/>
          <w:color w:val="FF0000"/>
          <w:sz w:val="24"/>
          <w:szCs w:val="24"/>
          <w:lang w:eastAsia="zh-TW"/>
        </w:rPr>
        <w:t>]</w:t>
      </w:r>
    </w:p>
    <w:p w14:paraId="392B2E3B" w14:textId="77777777" w:rsidR="008D7FB7" w:rsidRDefault="008D7FB7" w:rsidP="1226EE19">
      <w:pPr>
        <w:pStyle w:val="ListParagraph"/>
        <w:rPr>
          <w:rFonts w:eastAsia="Calibri"/>
          <w:color w:val="FF0000"/>
          <w:sz w:val="24"/>
          <w:szCs w:val="24"/>
        </w:rPr>
      </w:pPr>
    </w:p>
    <w:p w14:paraId="1C021F2D" w14:textId="7FD18843" w:rsidR="008D7FB7" w:rsidRPr="008D7FB7" w:rsidRDefault="6491A74C" w:rsidP="008D7FB7">
      <w:pPr>
        <w:rPr>
          <w:rFonts w:eastAsia="Calibri"/>
        </w:rPr>
      </w:pPr>
      <w:r>
        <w:br w:type="page"/>
      </w:r>
    </w:p>
    <w:p w14:paraId="07D1ADDA" w14:textId="77777777" w:rsidR="009114EB" w:rsidRDefault="009114EB"/>
    <w:p w14:paraId="6E498947" w14:textId="3C21B4CD" w:rsidR="0E6B1422" w:rsidRDefault="59DDF9FC" w:rsidP="664D68AF">
      <w:pPr>
        <w:pStyle w:val="Heading1"/>
        <w:rPr>
          <w:rFonts w:ascii="Calibri" w:eastAsia="Calibri" w:hAnsi="Calibri" w:cs="Calibri"/>
          <w:color w:val="5A5A5A"/>
          <w:sz w:val="28"/>
          <w:szCs w:val="28"/>
        </w:rPr>
      </w:pPr>
      <w:r w:rsidRPr="030AD7CB">
        <w:rPr>
          <w:rFonts w:ascii="Calibri" w:eastAsia="Calibri" w:hAnsi="Calibri" w:cs="Calibri"/>
          <w:color w:val="5A5A5A"/>
          <w:sz w:val="28"/>
          <w:szCs w:val="28"/>
          <w:lang w:val="en-US"/>
        </w:rPr>
        <w:t>Reference:</w:t>
      </w:r>
    </w:p>
    <w:p w14:paraId="7BE30D3C" w14:textId="2376C1ED" w:rsidR="0E6B1422" w:rsidRDefault="0E6B1422" w:rsidP="0E6B1422">
      <w:pPr>
        <w:rPr>
          <w:rFonts w:ascii="Calibri" w:eastAsia="Calibri" w:hAnsi="Calibri" w:cs="Calibri"/>
        </w:rPr>
      </w:pPr>
    </w:p>
    <w:p w14:paraId="717514F6" w14:textId="6F78F4D7" w:rsidR="7AFFA9FB" w:rsidRDefault="7AFFA9FB">
      <w:r w:rsidRPr="664D68AF">
        <w:rPr>
          <w:rFonts w:ascii="Calibri" w:eastAsia="Calibri" w:hAnsi="Calibri" w:cs="Calibri"/>
          <w:b/>
          <w:bCs/>
        </w:rPr>
        <w:t>Case study:</w:t>
      </w:r>
      <w:r w:rsidRPr="664D68AF"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0E6B1422" w14:paraId="0A084B11" w14:textId="77777777" w:rsidTr="13A0E1D3">
        <w:trPr>
          <w:trHeight w:val="643"/>
        </w:trPr>
        <w:tc>
          <w:tcPr>
            <w:tcW w:w="1502" w:type="dxa"/>
            <w:shd w:val="clear" w:color="auto" w:fill="E7E6E6" w:themeFill="background2"/>
            <w:vAlign w:val="center"/>
          </w:tcPr>
          <w:p w14:paraId="18A3AC87" w14:textId="5AA0AA29" w:rsidR="0E6B1422" w:rsidRDefault="21A82BFA" w:rsidP="664D68AF">
            <w:pPr>
              <w:rPr>
                <w:b/>
                <w:bCs/>
                <w:sz w:val="18"/>
                <w:szCs w:val="18"/>
              </w:rPr>
            </w:pPr>
            <w:r w:rsidRPr="664D68AF">
              <w:rPr>
                <w:b/>
                <w:bCs/>
                <w:sz w:val="20"/>
                <w:szCs w:val="20"/>
              </w:rPr>
              <w:t>Example</w:t>
            </w:r>
          </w:p>
        </w:tc>
        <w:tc>
          <w:tcPr>
            <w:tcW w:w="1502" w:type="dxa"/>
            <w:shd w:val="clear" w:color="auto" w:fill="E7E6E6" w:themeFill="background2"/>
            <w:vAlign w:val="center"/>
          </w:tcPr>
          <w:p w14:paraId="558607E3" w14:textId="4E1FDC7E" w:rsidR="0E6B1422" w:rsidRDefault="495D98E1" w:rsidP="664D68AF">
            <w:pPr>
              <w:rPr>
                <w:b/>
                <w:bCs/>
                <w:sz w:val="18"/>
                <w:szCs w:val="18"/>
              </w:rPr>
            </w:pPr>
            <w:proofErr w:type="spellStart"/>
            <w:r w:rsidRPr="13A0E1D3">
              <w:rPr>
                <w:b/>
                <w:bCs/>
                <w:sz w:val="20"/>
                <w:szCs w:val="20"/>
              </w:rPr>
              <w:t>Foodpanda</w:t>
            </w:r>
            <w:proofErr w:type="spellEnd"/>
            <w:r w:rsidRPr="13A0E1D3">
              <w:rPr>
                <w:b/>
                <w:bCs/>
                <w:sz w:val="20"/>
                <w:szCs w:val="20"/>
              </w:rPr>
              <w:t xml:space="preserve"> Pro </w:t>
            </w:r>
            <w:proofErr w:type="spellStart"/>
            <w:r w:rsidR="0EBE41ED" w:rsidRPr="13A0E1D3">
              <w:rPr>
                <w:b/>
                <w:bCs/>
                <w:sz w:val="20"/>
                <w:szCs w:val="20"/>
              </w:rPr>
              <w:t>eVoucher</w:t>
            </w:r>
            <w:proofErr w:type="spellEnd"/>
          </w:p>
        </w:tc>
        <w:tc>
          <w:tcPr>
            <w:tcW w:w="1502" w:type="dxa"/>
            <w:shd w:val="clear" w:color="auto" w:fill="E7E6E6" w:themeFill="background2"/>
            <w:vAlign w:val="center"/>
          </w:tcPr>
          <w:p w14:paraId="26128AAD" w14:textId="3DA1FA18" w:rsidR="0E6B1422" w:rsidRDefault="21A82BFA" w:rsidP="664D68AF">
            <w:pPr>
              <w:rPr>
                <w:b/>
                <w:bCs/>
                <w:sz w:val="18"/>
                <w:szCs w:val="18"/>
              </w:rPr>
            </w:pPr>
            <w:r w:rsidRPr="664D68AF">
              <w:rPr>
                <w:b/>
                <w:bCs/>
                <w:sz w:val="20"/>
                <w:szCs w:val="20"/>
              </w:rPr>
              <w:t>Workshop/ Online course</w:t>
            </w:r>
          </w:p>
        </w:tc>
        <w:tc>
          <w:tcPr>
            <w:tcW w:w="1502" w:type="dxa"/>
            <w:shd w:val="clear" w:color="auto" w:fill="E7E6E6" w:themeFill="background2"/>
            <w:vAlign w:val="center"/>
          </w:tcPr>
          <w:p w14:paraId="5AC9F405" w14:textId="0ED71372" w:rsidR="0E6B1422" w:rsidRDefault="495D98E1" w:rsidP="664D68AF">
            <w:pPr>
              <w:rPr>
                <w:b/>
                <w:bCs/>
                <w:sz w:val="18"/>
                <w:szCs w:val="18"/>
              </w:rPr>
            </w:pPr>
            <w:proofErr w:type="spellStart"/>
            <w:r w:rsidRPr="13A0E1D3">
              <w:rPr>
                <w:b/>
                <w:bCs/>
                <w:sz w:val="20"/>
                <w:szCs w:val="20"/>
              </w:rPr>
              <w:t>eVoucher</w:t>
            </w:r>
            <w:proofErr w:type="spellEnd"/>
          </w:p>
        </w:tc>
        <w:tc>
          <w:tcPr>
            <w:tcW w:w="1502" w:type="dxa"/>
            <w:shd w:val="clear" w:color="auto" w:fill="AEAAAA" w:themeFill="background2" w:themeFillShade="BF"/>
            <w:vAlign w:val="center"/>
          </w:tcPr>
          <w:p w14:paraId="75F9A7EE" w14:textId="1CF5ACC2" w:rsidR="0E6B1422" w:rsidRDefault="25A95C6F" w:rsidP="0A6315E3">
            <w:pPr>
              <w:rPr>
                <w:b/>
                <w:bCs/>
                <w:strike/>
                <w:sz w:val="18"/>
                <w:szCs w:val="18"/>
              </w:rPr>
            </w:pPr>
            <w:r w:rsidRPr="0A6315E3">
              <w:rPr>
                <w:b/>
                <w:bCs/>
                <w:strike/>
                <w:sz w:val="20"/>
                <w:szCs w:val="20"/>
              </w:rPr>
              <w:t>Retail product 1</w:t>
            </w:r>
          </w:p>
        </w:tc>
        <w:tc>
          <w:tcPr>
            <w:tcW w:w="1502" w:type="dxa"/>
            <w:shd w:val="clear" w:color="auto" w:fill="AEAAAA" w:themeFill="background2" w:themeFillShade="BF"/>
            <w:vAlign w:val="center"/>
          </w:tcPr>
          <w:p w14:paraId="44EFCA18" w14:textId="720941CB" w:rsidR="0E6B1422" w:rsidRDefault="25A95C6F" w:rsidP="0A6315E3">
            <w:pPr>
              <w:rPr>
                <w:b/>
                <w:bCs/>
                <w:strike/>
                <w:sz w:val="18"/>
                <w:szCs w:val="18"/>
              </w:rPr>
            </w:pPr>
            <w:r w:rsidRPr="0A6315E3">
              <w:rPr>
                <w:b/>
                <w:bCs/>
                <w:strike/>
                <w:sz w:val="20"/>
                <w:szCs w:val="20"/>
              </w:rPr>
              <w:t>Retail product 2</w:t>
            </w:r>
          </w:p>
        </w:tc>
      </w:tr>
      <w:tr w:rsidR="0E6B1422" w14:paraId="7787FF64" w14:textId="77777777" w:rsidTr="13A0E1D3">
        <w:trPr>
          <w:trHeight w:val="632"/>
        </w:trPr>
        <w:tc>
          <w:tcPr>
            <w:tcW w:w="1502" w:type="dxa"/>
            <w:vAlign w:val="center"/>
          </w:tcPr>
          <w:p w14:paraId="17F4DBA1" w14:textId="25B10FFA" w:rsidR="0E6B1422" w:rsidRDefault="495D98E1" w:rsidP="664D68AF">
            <w:pPr>
              <w:rPr>
                <w:sz w:val="18"/>
                <w:szCs w:val="18"/>
              </w:rPr>
            </w:pPr>
            <w:r w:rsidRPr="13A0E1D3">
              <w:rPr>
                <w:sz w:val="20"/>
                <w:szCs w:val="20"/>
              </w:rPr>
              <w:t>Redeem channel</w:t>
            </w:r>
          </w:p>
        </w:tc>
        <w:tc>
          <w:tcPr>
            <w:tcW w:w="1502" w:type="dxa"/>
            <w:vAlign w:val="center"/>
          </w:tcPr>
          <w:p w14:paraId="41CA82E4" w14:textId="77300F66" w:rsidR="0E6B1422" w:rsidRDefault="21A82BFA" w:rsidP="664D68AF">
            <w:pPr>
              <w:rPr>
                <w:sz w:val="18"/>
                <w:szCs w:val="18"/>
              </w:rPr>
            </w:pPr>
            <w:r w:rsidRPr="664D68AF">
              <w:rPr>
                <w:sz w:val="20"/>
                <w:szCs w:val="20"/>
              </w:rPr>
              <w:t>Merchant's App</w:t>
            </w:r>
          </w:p>
        </w:tc>
        <w:tc>
          <w:tcPr>
            <w:tcW w:w="1502" w:type="dxa"/>
            <w:vAlign w:val="center"/>
          </w:tcPr>
          <w:p w14:paraId="5E312F28" w14:textId="71354727" w:rsidR="0E6B1422" w:rsidRDefault="21A82BFA" w:rsidP="664D68AF">
            <w:pPr>
              <w:rPr>
                <w:sz w:val="18"/>
                <w:szCs w:val="18"/>
              </w:rPr>
            </w:pPr>
            <w:r w:rsidRPr="664D68AF">
              <w:rPr>
                <w:sz w:val="20"/>
                <w:szCs w:val="20"/>
              </w:rPr>
              <w:t>Merchant's site</w:t>
            </w:r>
          </w:p>
        </w:tc>
        <w:tc>
          <w:tcPr>
            <w:tcW w:w="1502" w:type="dxa"/>
            <w:vAlign w:val="center"/>
          </w:tcPr>
          <w:p w14:paraId="4F0822F9" w14:textId="204BE98F" w:rsidR="0E6B1422" w:rsidRDefault="21A82BFA" w:rsidP="664D68AF">
            <w:pPr>
              <w:rPr>
                <w:sz w:val="18"/>
                <w:szCs w:val="18"/>
              </w:rPr>
            </w:pPr>
            <w:r w:rsidRPr="664D68AF">
              <w:rPr>
                <w:sz w:val="20"/>
                <w:szCs w:val="20"/>
              </w:rPr>
              <w:t>Online/ Retail Store</w:t>
            </w:r>
          </w:p>
        </w:tc>
        <w:tc>
          <w:tcPr>
            <w:tcW w:w="1502" w:type="dxa"/>
            <w:shd w:val="clear" w:color="auto" w:fill="AEAAAA" w:themeFill="background2" w:themeFillShade="BF"/>
            <w:vAlign w:val="center"/>
          </w:tcPr>
          <w:p w14:paraId="64343211" w14:textId="6F925A3F" w:rsidR="0E6B1422" w:rsidRDefault="4BEB4B72" w:rsidP="0A6315E3">
            <w:pPr>
              <w:rPr>
                <w:strike/>
                <w:sz w:val="18"/>
                <w:szCs w:val="18"/>
              </w:rPr>
            </w:pPr>
            <w:r w:rsidRPr="0A6315E3">
              <w:rPr>
                <w:strike/>
                <w:sz w:val="20"/>
                <w:szCs w:val="20"/>
              </w:rPr>
              <w:t>3</w:t>
            </w:r>
            <w:r w:rsidRPr="0A6315E3">
              <w:rPr>
                <w:strike/>
                <w:sz w:val="20"/>
                <w:szCs w:val="20"/>
                <w:vertAlign w:val="superscript"/>
              </w:rPr>
              <w:t>rd</w:t>
            </w:r>
            <w:r w:rsidRPr="0A6315E3">
              <w:rPr>
                <w:strike/>
                <w:sz w:val="20"/>
                <w:szCs w:val="20"/>
              </w:rPr>
              <w:t xml:space="preserve"> party/ </w:t>
            </w:r>
            <w:r w:rsidR="25A95C6F" w:rsidRPr="0A6315E3">
              <w:rPr>
                <w:strike/>
                <w:sz w:val="20"/>
                <w:szCs w:val="20"/>
              </w:rPr>
              <w:t>Retail Store</w:t>
            </w:r>
          </w:p>
        </w:tc>
        <w:tc>
          <w:tcPr>
            <w:tcW w:w="1502" w:type="dxa"/>
            <w:shd w:val="clear" w:color="auto" w:fill="AEAAAA" w:themeFill="background2" w:themeFillShade="BF"/>
            <w:vAlign w:val="center"/>
          </w:tcPr>
          <w:p w14:paraId="3A176AFB" w14:textId="0DC4DF66" w:rsidR="0E6B1422" w:rsidRDefault="2AA9E250" w:rsidP="0A6315E3">
            <w:pPr>
              <w:rPr>
                <w:strike/>
                <w:sz w:val="18"/>
                <w:szCs w:val="18"/>
              </w:rPr>
            </w:pPr>
            <w:r w:rsidRPr="0A6315E3">
              <w:rPr>
                <w:strike/>
                <w:sz w:val="20"/>
                <w:szCs w:val="20"/>
              </w:rPr>
              <w:t>3</w:t>
            </w:r>
            <w:r w:rsidRPr="0A6315E3">
              <w:rPr>
                <w:strike/>
                <w:sz w:val="20"/>
                <w:szCs w:val="20"/>
                <w:vertAlign w:val="superscript"/>
              </w:rPr>
              <w:t>rd</w:t>
            </w:r>
            <w:r w:rsidRPr="0A6315E3">
              <w:rPr>
                <w:strike/>
                <w:sz w:val="20"/>
                <w:szCs w:val="20"/>
              </w:rPr>
              <w:t xml:space="preserve"> party/ Retail Store</w:t>
            </w:r>
          </w:p>
        </w:tc>
      </w:tr>
      <w:tr w:rsidR="0E6B1422" w14:paraId="1F3CFC4F" w14:textId="77777777" w:rsidTr="13A0E1D3">
        <w:trPr>
          <w:trHeight w:val="1105"/>
        </w:trPr>
        <w:tc>
          <w:tcPr>
            <w:tcW w:w="1502" w:type="dxa"/>
            <w:vAlign w:val="center"/>
          </w:tcPr>
          <w:p w14:paraId="450E9757" w14:textId="24206F5A" w:rsidR="0E6B1422" w:rsidRDefault="495D98E1" w:rsidP="664D68AF">
            <w:pPr>
              <w:rPr>
                <w:sz w:val="18"/>
                <w:szCs w:val="18"/>
              </w:rPr>
            </w:pPr>
            <w:r w:rsidRPr="13A0E1D3">
              <w:rPr>
                <w:sz w:val="20"/>
                <w:szCs w:val="20"/>
              </w:rPr>
              <w:t>Redeem type</w:t>
            </w:r>
          </w:p>
        </w:tc>
        <w:tc>
          <w:tcPr>
            <w:tcW w:w="1502" w:type="dxa"/>
            <w:vAlign w:val="center"/>
          </w:tcPr>
          <w:p w14:paraId="266A8A1B" w14:textId="48197143" w:rsidR="0E6B1422" w:rsidRDefault="21A82BFA" w:rsidP="664D68AF">
            <w:pPr>
              <w:rPr>
                <w:sz w:val="18"/>
                <w:szCs w:val="18"/>
              </w:rPr>
            </w:pPr>
            <w:r w:rsidRPr="664D68AF">
              <w:rPr>
                <w:sz w:val="20"/>
                <w:szCs w:val="20"/>
              </w:rPr>
              <w:t>Code</w:t>
            </w:r>
            <w:r w:rsidR="0E6B1422">
              <w:br/>
            </w:r>
            <w:r w:rsidR="2540BC9C" w:rsidRPr="664D68AF">
              <w:rPr>
                <w:sz w:val="20"/>
                <w:szCs w:val="20"/>
              </w:rPr>
              <w:t>(unique/ generic)</w:t>
            </w:r>
          </w:p>
        </w:tc>
        <w:tc>
          <w:tcPr>
            <w:tcW w:w="1502" w:type="dxa"/>
            <w:vAlign w:val="center"/>
          </w:tcPr>
          <w:p w14:paraId="4B3A7239" w14:textId="3355BEE9" w:rsidR="0E6B1422" w:rsidRDefault="21A82BFA" w:rsidP="664D68AF">
            <w:pPr>
              <w:rPr>
                <w:sz w:val="20"/>
                <w:szCs w:val="20"/>
              </w:rPr>
            </w:pPr>
            <w:r w:rsidRPr="664D68AF">
              <w:rPr>
                <w:sz w:val="20"/>
                <w:szCs w:val="20"/>
              </w:rPr>
              <w:t xml:space="preserve">Activation </w:t>
            </w:r>
            <w:r w:rsidR="67499AE8" w:rsidRPr="664D68AF">
              <w:rPr>
                <w:sz w:val="20"/>
                <w:szCs w:val="20"/>
              </w:rPr>
              <w:t>URL</w:t>
            </w:r>
          </w:p>
          <w:p w14:paraId="0029F565" w14:textId="3DC85968" w:rsidR="0E6B1422" w:rsidRDefault="7E420248" w:rsidP="664D68AF">
            <w:pPr>
              <w:rPr>
                <w:sz w:val="18"/>
                <w:szCs w:val="18"/>
              </w:rPr>
            </w:pPr>
            <w:r w:rsidRPr="664D68AF">
              <w:rPr>
                <w:sz w:val="20"/>
                <w:szCs w:val="20"/>
              </w:rPr>
              <w:t>(unique/ generic)</w:t>
            </w:r>
          </w:p>
        </w:tc>
        <w:tc>
          <w:tcPr>
            <w:tcW w:w="1502" w:type="dxa"/>
            <w:vAlign w:val="center"/>
          </w:tcPr>
          <w:p w14:paraId="01B3EB76" w14:textId="79F95270" w:rsidR="0E6B1422" w:rsidRDefault="21A82BFA" w:rsidP="664D68AF">
            <w:pPr>
              <w:rPr>
                <w:sz w:val="18"/>
                <w:szCs w:val="18"/>
              </w:rPr>
            </w:pPr>
            <w:r w:rsidRPr="664D68AF">
              <w:rPr>
                <w:sz w:val="20"/>
                <w:szCs w:val="20"/>
              </w:rPr>
              <w:t>QR code</w:t>
            </w:r>
          </w:p>
          <w:p w14:paraId="4994806A" w14:textId="575D9077" w:rsidR="0E6B1422" w:rsidRDefault="0D3FB5FC" w:rsidP="664D68AF">
            <w:pPr>
              <w:rPr>
                <w:sz w:val="18"/>
                <w:szCs w:val="18"/>
              </w:rPr>
            </w:pPr>
            <w:r w:rsidRPr="664D68AF">
              <w:rPr>
                <w:sz w:val="20"/>
                <w:szCs w:val="20"/>
              </w:rPr>
              <w:t>(unique/ generic)</w:t>
            </w:r>
          </w:p>
        </w:tc>
        <w:tc>
          <w:tcPr>
            <w:tcW w:w="1502" w:type="dxa"/>
            <w:shd w:val="clear" w:color="auto" w:fill="AEAAAA" w:themeFill="background2" w:themeFillShade="BF"/>
            <w:vAlign w:val="center"/>
          </w:tcPr>
          <w:p w14:paraId="40FE690C" w14:textId="282C6F9B" w:rsidR="0E6B1422" w:rsidRDefault="05CEB5B4" w:rsidP="0A6315E3">
            <w:pPr>
              <w:rPr>
                <w:strike/>
                <w:sz w:val="20"/>
                <w:szCs w:val="20"/>
              </w:rPr>
            </w:pPr>
            <w:r w:rsidRPr="13A0E1D3">
              <w:rPr>
                <w:strike/>
                <w:sz w:val="20"/>
                <w:szCs w:val="20"/>
              </w:rPr>
              <w:t xml:space="preserve">Slide </w:t>
            </w:r>
            <w:r w:rsidR="1C46A0AA" w:rsidRPr="13A0E1D3">
              <w:rPr>
                <w:strike/>
                <w:sz w:val="20"/>
                <w:szCs w:val="20"/>
              </w:rPr>
              <w:t>bar t</w:t>
            </w:r>
            <w:r w:rsidRPr="13A0E1D3">
              <w:rPr>
                <w:strike/>
                <w:sz w:val="20"/>
                <w:szCs w:val="20"/>
              </w:rPr>
              <w:t>o m</w:t>
            </w:r>
            <w:r w:rsidR="4C9857B0" w:rsidRPr="13A0E1D3">
              <w:rPr>
                <w:strike/>
                <w:sz w:val="20"/>
                <w:szCs w:val="20"/>
              </w:rPr>
              <w:t>ark off</w:t>
            </w:r>
            <w:r w:rsidR="235C15A4" w:rsidRPr="13A0E1D3">
              <w:rPr>
                <w:strike/>
                <w:sz w:val="20"/>
                <w:szCs w:val="20"/>
              </w:rPr>
              <w:t xml:space="preserve"> </w:t>
            </w:r>
            <w:r w:rsidR="25718567" w:rsidRPr="13A0E1D3">
              <w:rPr>
                <w:strike/>
                <w:sz w:val="20"/>
                <w:szCs w:val="20"/>
              </w:rPr>
              <w:t>e-voucher</w:t>
            </w:r>
          </w:p>
        </w:tc>
        <w:tc>
          <w:tcPr>
            <w:tcW w:w="1502" w:type="dxa"/>
            <w:shd w:val="clear" w:color="auto" w:fill="AEAAAA" w:themeFill="background2" w:themeFillShade="BF"/>
            <w:vAlign w:val="center"/>
          </w:tcPr>
          <w:p w14:paraId="22282676" w14:textId="57409652" w:rsidR="0E6B1422" w:rsidRDefault="05CEB5B4" w:rsidP="0A6315E3">
            <w:pPr>
              <w:rPr>
                <w:strike/>
                <w:sz w:val="20"/>
                <w:szCs w:val="20"/>
              </w:rPr>
            </w:pPr>
            <w:r w:rsidRPr="13A0E1D3">
              <w:rPr>
                <w:strike/>
                <w:sz w:val="20"/>
                <w:szCs w:val="20"/>
              </w:rPr>
              <w:t>S</w:t>
            </w:r>
            <w:r w:rsidR="32F9F78A" w:rsidRPr="13A0E1D3">
              <w:rPr>
                <w:strike/>
                <w:sz w:val="20"/>
                <w:szCs w:val="20"/>
              </w:rPr>
              <w:t xml:space="preserve">can </w:t>
            </w:r>
            <w:r w:rsidRPr="13A0E1D3">
              <w:rPr>
                <w:strike/>
                <w:sz w:val="20"/>
                <w:szCs w:val="20"/>
              </w:rPr>
              <w:t>QR code</w:t>
            </w:r>
            <w:r w:rsidR="26C4ED00" w:rsidRPr="13A0E1D3">
              <w:rPr>
                <w:strike/>
                <w:sz w:val="20"/>
                <w:szCs w:val="20"/>
              </w:rPr>
              <w:t xml:space="preserve"> to mark off </w:t>
            </w:r>
            <w:r w:rsidR="13C1EA0E" w:rsidRPr="13A0E1D3">
              <w:rPr>
                <w:strike/>
                <w:sz w:val="20"/>
                <w:szCs w:val="20"/>
              </w:rPr>
              <w:t>e-</w:t>
            </w:r>
            <w:r w:rsidR="26C4ED00" w:rsidRPr="13A0E1D3">
              <w:rPr>
                <w:strike/>
                <w:sz w:val="20"/>
                <w:szCs w:val="20"/>
              </w:rPr>
              <w:t>voucher</w:t>
            </w:r>
            <w:r w:rsidRPr="13A0E1D3">
              <w:rPr>
                <w:strike/>
                <w:sz w:val="20"/>
                <w:szCs w:val="20"/>
              </w:rPr>
              <w:t xml:space="preserve"> </w:t>
            </w:r>
          </w:p>
        </w:tc>
      </w:tr>
      <w:tr w:rsidR="664D68AF" w14:paraId="1EEF395B" w14:textId="77777777" w:rsidTr="13A0E1D3">
        <w:trPr>
          <w:trHeight w:val="440"/>
        </w:trPr>
        <w:tc>
          <w:tcPr>
            <w:tcW w:w="1502" w:type="dxa"/>
            <w:vAlign w:val="center"/>
          </w:tcPr>
          <w:p w14:paraId="5416A16E" w14:textId="0FD365B5" w:rsidR="1888F94C" w:rsidRDefault="4BDB005B" w:rsidP="664D68AF">
            <w:pPr>
              <w:rPr>
                <w:sz w:val="20"/>
                <w:szCs w:val="20"/>
              </w:rPr>
            </w:pPr>
            <w:r w:rsidRPr="13A0E1D3">
              <w:rPr>
                <w:sz w:val="20"/>
                <w:szCs w:val="20"/>
              </w:rPr>
              <w:t>Stock level</w:t>
            </w:r>
          </w:p>
        </w:tc>
        <w:tc>
          <w:tcPr>
            <w:tcW w:w="1502" w:type="dxa"/>
            <w:vAlign w:val="center"/>
          </w:tcPr>
          <w:p w14:paraId="05ADC6EB" w14:textId="679ED736" w:rsidR="1888F94C" w:rsidRDefault="1888F94C" w:rsidP="664D68AF">
            <w:pPr>
              <w:spacing w:line="259" w:lineRule="auto"/>
            </w:pPr>
            <w:r w:rsidRPr="664D68AF">
              <w:rPr>
                <w:sz w:val="20"/>
                <w:szCs w:val="20"/>
              </w:rPr>
              <w:t>Y</w:t>
            </w:r>
          </w:p>
        </w:tc>
        <w:tc>
          <w:tcPr>
            <w:tcW w:w="1502" w:type="dxa"/>
            <w:vAlign w:val="center"/>
          </w:tcPr>
          <w:p w14:paraId="21750884" w14:textId="13F80217" w:rsidR="1888F94C" w:rsidRDefault="1888F94C" w:rsidP="664D68AF">
            <w:pPr>
              <w:spacing w:line="259" w:lineRule="auto"/>
            </w:pPr>
            <w:r w:rsidRPr="664D68AF">
              <w:rPr>
                <w:sz w:val="20"/>
                <w:szCs w:val="20"/>
              </w:rPr>
              <w:t>Y</w:t>
            </w:r>
          </w:p>
        </w:tc>
        <w:tc>
          <w:tcPr>
            <w:tcW w:w="1502" w:type="dxa"/>
            <w:vAlign w:val="center"/>
          </w:tcPr>
          <w:p w14:paraId="46D73F13" w14:textId="25DF722D" w:rsidR="1888F94C" w:rsidRDefault="1888F94C" w:rsidP="664D68AF">
            <w:pPr>
              <w:spacing w:line="259" w:lineRule="auto"/>
            </w:pPr>
            <w:r w:rsidRPr="664D68AF">
              <w:rPr>
                <w:sz w:val="20"/>
                <w:szCs w:val="20"/>
              </w:rPr>
              <w:t>Y</w:t>
            </w:r>
          </w:p>
        </w:tc>
        <w:tc>
          <w:tcPr>
            <w:tcW w:w="1502" w:type="dxa"/>
            <w:shd w:val="clear" w:color="auto" w:fill="AEAAAA" w:themeFill="background2" w:themeFillShade="BF"/>
            <w:vAlign w:val="center"/>
          </w:tcPr>
          <w:p w14:paraId="5326DD19" w14:textId="20BA46E4" w:rsidR="73ACA357" w:rsidRDefault="4E014585" w:rsidP="0A6315E3">
            <w:pPr>
              <w:rPr>
                <w:strike/>
                <w:sz w:val="20"/>
                <w:szCs w:val="20"/>
              </w:rPr>
            </w:pPr>
            <w:r w:rsidRPr="0A6315E3">
              <w:rPr>
                <w:strike/>
                <w:sz w:val="20"/>
                <w:szCs w:val="20"/>
              </w:rPr>
              <w:t>Y</w:t>
            </w:r>
          </w:p>
        </w:tc>
        <w:tc>
          <w:tcPr>
            <w:tcW w:w="1502" w:type="dxa"/>
            <w:shd w:val="clear" w:color="auto" w:fill="AEAAAA" w:themeFill="background2" w:themeFillShade="BF"/>
            <w:vAlign w:val="center"/>
          </w:tcPr>
          <w:p w14:paraId="44FCEDA0" w14:textId="1DF3664A" w:rsidR="73ACA357" w:rsidRDefault="4E014585" w:rsidP="0A6315E3">
            <w:pPr>
              <w:rPr>
                <w:strike/>
                <w:sz w:val="20"/>
                <w:szCs w:val="20"/>
              </w:rPr>
            </w:pPr>
            <w:r w:rsidRPr="0A6315E3">
              <w:rPr>
                <w:strike/>
                <w:sz w:val="20"/>
                <w:szCs w:val="20"/>
              </w:rPr>
              <w:t>Y</w:t>
            </w:r>
          </w:p>
        </w:tc>
      </w:tr>
      <w:tr w:rsidR="0E6B1422" w14:paraId="5815BD61" w14:textId="77777777" w:rsidTr="13A0E1D3">
        <w:trPr>
          <w:trHeight w:val="440"/>
        </w:trPr>
        <w:tc>
          <w:tcPr>
            <w:tcW w:w="1502" w:type="dxa"/>
            <w:vAlign w:val="center"/>
          </w:tcPr>
          <w:p w14:paraId="0F238E34" w14:textId="6B06A23F" w:rsidR="0E6B1422" w:rsidRDefault="21A82BFA" w:rsidP="664D68AF">
            <w:pPr>
              <w:rPr>
                <w:sz w:val="18"/>
                <w:szCs w:val="18"/>
              </w:rPr>
            </w:pPr>
            <w:r w:rsidRPr="664D68AF">
              <w:rPr>
                <w:sz w:val="20"/>
                <w:szCs w:val="20"/>
              </w:rPr>
              <w:t>Code Source</w:t>
            </w:r>
          </w:p>
        </w:tc>
        <w:tc>
          <w:tcPr>
            <w:tcW w:w="1502" w:type="dxa"/>
            <w:vAlign w:val="center"/>
          </w:tcPr>
          <w:p w14:paraId="77690C57" w14:textId="62A36CD9" w:rsidR="0E6B1422" w:rsidRDefault="21A82BFA" w:rsidP="664D68AF">
            <w:pPr>
              <w:rPr>
                <w:sz w:val="18"/>
                <w:szCs w:val="18"/>
              </w:rPr>
            </w:pPr>
            <w:r w:rsidRPr="664D68AF">
              <w:rPr>
                <w:sz w:val="20"/>
                <w:szCs w:val="20"/>
              </w:rPr>
              <w:t>Pre-upload</w:t>
            </w:r>
          </w:p>
        </w:tc>
        <w:tc>
          <w:tcPr>
            <w:tcW w:w="1502" w:type="dxa"/>
            <w:vAlign w:val="center"/>
          </w:tcPr>
          <w:p w14:paraId="585EAB6B" w14:textId="6E214E20" w:rsidR="0E6B1422" w:rsidRDefault="40A384B2" w:rsidP="0A6315E3">
            <w:pPr>
              <w:spacing w:line="259" w:lineRule="auto"/>
              <w:rPr>
                <w:sz w:val="20"/>
                <w:szCs w:val="20"/>
              </w:rPr>
            </w:pPr>
            <w:r w:rsidRPr="0A6315E3">
              <w:rPr>
                <w:sz w:val="20"/>
                <w:szCs w:val="20"/>
              </w:rPr>
              <w:t>Pre-upload</w:t>
            </w:r>
            <w:r w:rsidR="0E6B1422">
              <w:br/>
            </w:r>
            <w:r w:rsidR="63B2B41C" w:rsidRPr="0A6315E3">
              <w:rPr>
                <w:sz w:val="20"/>
                <w:szCs w:val="20"/>
              </w:rPr>
              <w:t>(generated by BU)</w:t>
            </w:r>
          </w:p>
        </w:tc>
        <w:tc>
          <w:tcPr>
            <w:tcW w:w="1502" w:type="dxa"/>
            <w:vAlign w:val="center"/>
          </w:tcPr>
          <w:p w14:paraId="10D8CBA2" w14:textId="4BFA4EAD" w:rsidR="0E6B1422" w:rsidRDefault="21A82BFA" w:rsidP="664D68AF">
            <w:pPr>
              <w:rPr>
                <w:sz w:val="18"/>
                <w:szCs w:val="18"/>
              </w:rPr>
            </w:pPr>
            <w:r w:rsidRPr="664D68AF">
              <w:rPr>
                <w:sz w:val="20"/>
                <w:szCs w:val="20"/>
              </w:rPr>
              <w:t>Pre-upload</w:t>
            </w:r>
          </w:p>
        </w:tc>
        <w:tc>
          <w:tcPr>
            <w:tcW w:w="1502" w:type="dxa"/>
            <w:shd w:val="clear" w:color="auto" w:fill="AEAAAA" w:themeFill="background2" w:themeFillShade="BF"/>
            <w:vAlign w:val="center"/>
          </w:tcPr>
          <w:p w14:paraId="472E8480" w14:textId="107E320F" w:rsidR="0E6B1422" w:rsidRDefault="25A95C6F" w:rsidP="0A6315E3">
            <w:pPr>
              <w:rPr>
                <w:strike/>
                <w:sz w:val="18"/>
                <w:szCs w:val="18"/>
              </w:rPr>
            </w:pPr>
            <w:r w:rsidRPr="0A6315E3">
              <w:rPr>
                <w:strike/>
                <w:sz w:val="20"/>
                <w:szCs w:val="20"/>
              </w:rPr>
              <w:t>Pre-upload</w:t>
            </w:r>
          </w:p>
        </w:tc>
        <w:tc>
          <w:tcPr>
            <w:tcW w:w="1502" w:type="dxa"/>
            <w:shd w:val="clear" w:color="auto" w:fill="AEAAAA" w:themeFill="background2" w:themeFillShade="BF"/>
            <w:vAlign w:val="center"/>
          </w:tcPr>
          <w:p w14:paraId="557F1E77" w14:textId="58E3C31A" w:rsidR="0E6B1422" w:rsidRDefault="25A95C6F" w:rsidP="0A6315E3">
            <w:pPr>
              <w:rPr>
                <w:strike/>
                <w:sz w:val="18"/>
                <w:szCs w:val="18"/>
              </w:rPr>
            </w:pPr>
            <w:r w:rsidRPr="0A6315E3">
              <w:rPr>
                <w:strike/>
                <w:sz w:val="20"/>
                <w:szCs w:val="20"/>
              </w:rPr>
              <w:t>Pre-upload</w:t>
            </w:r>
          </w:p>
        </w:tc>
      </w:tr>
    </w:tbl>
    <w:p w14:paraId="1B5B9AAE" w14:textId="5FEF2D38" w:rsidR="7AFFA9FB" w:rsidRDefault="4441A5D1">
      <w:r w:rsidRPr="711F72EB">
        <w:rPr>
          <w:rFonts w:ascii="Calibri" w:eastAsia="Calibri" w:hAnsi="Calibri" w:cs="Calibri"/>
        </w:rPr>
        <w:t xml:space="preserve"> </w:t>
      </w:r>
    </w:p>
    <w:p w14:paraId="5FE3E9B8" w14:textId="19CC64F8" w:rsidR="711F72EB" w:rsidRDefault="711F72EB">
      <w:r>
        <w:br w:type="page"/>
      </w:r>
    </w:p>
    <w:p w14:paraId="71ED39D4" w14:textId="72A4AC02" w:rsidR="664D68AF" w:rsidRDefault="70CD3BB6" w:rsidP="4E7CAB57">
      <w:pPr>
        <w:rPr>
          <w:b/>
          <w:bCs/>
        </w:rPr>
      </w:pPr>
      <w:r w:rsidRPr="4E7CAB57">
        <w:rPr>
          <w:b/>
          <w:bCs/>
        </w:rPr>
        <w:lastRenderedPageBreak/>
        <w:t>Product Matrix:</w:t>
      </w:r>
    </w:p>
    <w:tbl>
      <w:tblPr>
        <w:tblStyle w:val="TableGrid"/>
        <w:tblW w:w="9008" w:type="dxa"/>
        <w:tblLook w:val="06A0" w:firstRow="1" w:lastRow="0" w:firstColumn="1" w:lastColumn="0" w:noHBand="1" w:noVBand="1"/>
      </w:tblPr>
      <w:tblGrid>
        <w:gridCol w:w="2084"/>
        <w:gridCol w:w="2114"/>
        <w:gridCol w:w="2519"/>
        <w:gridCol w:w="2291"/>
      </w:tblGrid>
      <w:tr w:rsidR="4E7CAB57" w14:paraId="7D3B9E9F" w14:textId="77777777" w:rsidTr="00E6668C">
        <w:trPr>
          <w:trHeight w:val="432"/>
        </w:trPr>
        <w:tc>
          <w:tcPr>
            <w:tcW w:w="2140" w:type="dxa"/>
            <w:shd w:val="clear" w:color="auto" w:fill="E7E6E6" w:themeFill="background2"/>
            <w:vAlign w:val="center"/>
          </w:tcPr>
          <w:p w14:paraId="18F673CF" w14:textId="0FC663BC" w:rsidR="64170855" w:rsidRDefault="64170855" w:rsidP="4E7CAB57">
            <w:pPr>
              <w:spacing w:line="259" w:lineRule="auto"/>
              <w:rPr>
                <w:b/>
                <w:bCs/>
                <w:sz w:val="16"/>
                <w:szCs w:val="16"/>
              </w:rPr>
            </w:pPr>
            <w:r w:rsidRPr="4E7CAB57">
              <w:rPr>
                <w:b/>
                <w:bCs/>
                <w:sz w:val="18"/>
                <w:szCs w:val="18"/>
              </w:rPr>
              <w:t>Product Type</w:t>
            </w:r>
          </w:p>
        </w:tc>
        <w:tc>
          <w:tcPr>
            <w:tcW w:w="2020" w:type="dxa"/>
            <w:shd w:val="clear" w:color="auto" w:fill="E7E6E6" w:themeFill="background2"/>
            <w:vAlign w:val="center"/>
          </w:tcPr>
          <w:p w14:paraId="2CC55311" w14:textId="40230EED" w:rsidR="584F3B1B" w:rsidRDefault="584F3B1B" w:rsidP="4E7CAB57">
            <w:pPr>
              <w:spacing w:line="259" w:lineRule="auto"/>
              <w:rPr>
                <w:b/>
                <w:bCs/>
                <w:sz w:val="18"/>
                <w:szCs w:val="18"/>
              </w:rPr>
            </w:pPr>
            <w:r w:rsidRPr="74CDA220">
              <w:rPr>
                <w:b/>
                <w:bCs/>
                <w:sz w:val="18"/>
                <w:szCs w:val="18"/>
              </w:rPr>
              <w:t>Delivery</w:t>
            </w:r>
            <w:r w:rsidR="0F72DCA4" w:rsidRPr="74CDA220">
              <w:rPr>
                <w:b/>
                <w:bCs/>
                <w:sz w:val="18"/>
                <w:szCs w:val="18"/>
              </w:rPr>
              <w:t xml:space="preserve"> </w:t>
            </w:r>
            <w:r w:rsidR="7E0B02D1" w:rsidRPr="74CDA220">
              <w:rPr>
                <w:b/>
                <w:bCs/>
                <w:sz w:val="18"/>
                <w:szCs w:val="18"/>
              </w:rPr>
              <w:t>Handling</w:t>
            </w:r>
          </w:p>
        </w:tc>
        <w:tc>
          <w:tcPr>
            <w:tcW w:w="2556" w:type="dxa"/>
            <w:shd w:val="clear" w:color="auto" w:fill="E7E6E6" w:themeFill="background2"/>
            <w:vAlign w:val="center"/>
          </w:tcPr>
          <w:p w14:paraId="66646EC0" w14:textId="2A87EC5C" w:rsidR="0A3F2A22" w:rsidRDefault="0A3F2A22" w:rsidP="4E7CAB57">
            <w:pPr>
              <w:spacing w:line="259" w:lineRule="auto"/>
              <w:rPr>
                <w:b/>
                <w:bCs/>
                <w:sz w:val="18"/>
                <w:szCs w:val="18"/>
              </w:rPr>
            </w:pPr>
            <w:r w:rsidRPr="4E7CAB57">
              <w:rPr>
                <w:b/>
                <w:bCs/>
                <w:sz w:val="18"/>
                <w:szCs w:val="18"/>
              </w:rPr>
              <w:t>Shipment</w:t>
            </w:r>
            <w:r w:rsidR="43CA6625" w:rsidRPr="4E7CAB57">
              <w:rPr>
                <w:b/>
                <w:bCs/>
                <w:sz w:val="18"/>
                <w:szCs w:val="18"/>
              </w:rPr>
              <w:t xml:space="preserve"> Status</w:t>
            </w:r>
          </w:p>
        </w:tc>
        <w:tc>
          <w:tcPr>
            <w:tcW w:w="2292" w:type="dxa"/>
            <w:shd w:val="clear" w:color="auto" w:fill="E7E6E6" w:themeFill="background2"/>
            <w:vAlign w:val="center"/>
          </w:tcPr>
          <w:p w14:paraId="1BE9BBF2" w14:textId="1F085F91" w:rsidR="0A3F2A22" w:rsidRDefault="0A3F2A22" w:rsidP="4E7CAB57">
            <w:pPr>
              <w:spacing w:line="259" w:lineRule="auto"/>
              <w:rPr>
                <w:b/>
                <w:bCs/>
                <w:sz w:val="18"/>
                <w:szCs w:val="18"/>
              </w:rPr>
            </w:pPr>
            <w:r w:rsidRPr="4E7CAB57">
              <w:rPr>
                <w:b/>
                <w:bCs/>
                <w:sz w:val="18"/>
                <w:szCs w:val="18"/>
              </w:rPr>
              <w:t>Order</w:t>
            </w:r>
            <w:r w:rsidR="4C3B834B" w:rsidRPr="4E7CAB57">
              <w:rPr>
                <w:b/>
                <w:bCs/>
                <w:sz w:val="18"/>
                <w:szCs w:val="18"/>
              </w:rPr>
              <w:t xml:space="preserve"> Status</w:t>
            </w:r>
          </w:p>
        </w:tc>
      </w:tr>
      <w:tr w:rsidR="4E7CAB57" w14:paraId="294ACCEB" w14:textId="77777777" w:rsidTr="00E6668C">
        <w:trPr>
          <w:trHeight w:val="590"/>
        </w:trPr>
        <w:tc>
          <w:tcPr>
            <w:tcW w:w="2140" w:type="dxa"/>
            <w:vAlign w:val="center"/>
          </w:tcPr>
          <w:p w14:paraId="16C487E7" w14:textId="473B9E0D" w:rsidR="66FBBB3A" w:rsidRDefault="66FBBB3A" w:rsidP="4E7CAB57">
            <w:pPr>
              <w:spacing w:line="259" w:lineRule="auto"/>
              <w:rPr>
                <w:color w:val="BF8F00" w:themeColor="accent4" w:themeShade="BF"/>
                <w:sz w:val="18"/>
                <w:szCs w:val="18"/>
              </w:rPr>
            </w:pPr>
            <w:r w:rsidRPr="4E7CAB57">
              <w:rPr>
                <w:color w:val="BF8F00" w:themeColor="accent4" w:themeShade="BF"/>
                <w:sz w:val="18"/>
                <w:szCs w:val="18"/>
              </w:rPr>
              <w:t>Physical</w:t>
            </w:r>
          </w:p>
        </w:tc>
        <w:tc>
          <w:tcPr>
            <w:tcW w:w="2020" w:type="dxa"/>
            <w:vAlign w:val="center"/>
          </w:tcPr>
          <w:p w14:paraId="3568EE1F" w14:textId="4BD8AB1D" w:rsidR="065248E1" w:rsidRDefault="065248E1" w:rsidP="00922F4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sz w:val="18"/>
                <w:szCs w:val="18"/>
              </w:rPr>
            </w:pPr>
            <w:r w:rsidRPr="00E6668C">
              <w:rPr>
                <w:strike/>
                <w:sz w:val="18"/>
                <w:szCs w:val="18"/>
              </w:rPr>
              <w:t>Home Delivery</w:t>
            </w:r>
            <w:r w:rsidR="00E6668C">
              <w:rPr>
                <w:sz w:val="18"/>
                <w:szCs w:val="18"/>
              </w:rPr>
              <w:t xml:space="preserve"> </w:t>
            </w:r>
            <w:r w:rsidR="00E6668C" w:rsidRPr="00E6668C">
              <w:rPr>
                <w:rFonts w:ascii="Calibri" w:eastAsiaTheme="minorEastAsia" w:hAnsi="Calibri" w:cs="Calibri"/>
                <w:color w:val="FF0000"/>
                <w:sz w:val="18"/>
                <w:szCs w:val="18"/>
                <w:lang w:eastAsia="zh-TW"/>
              </w:rPr>
              <w:t>Standard Delivery</w:t>
            </w:r>
          </w:p>
          <w:p w14:paraId="3598C251" w14:textId="2AF17CFC" w:rsidR="065248E1" w:rsidRDefault="72AB6B6D" w:rsidP="00922F4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t>Shop Pick up</w:t>
            </w:r>
          </w:p>
        </w:tc>
        <w:tc>
          <w:tcPr>
            <w:tcW w:w="2556" w:type="dxa"/>
            <w:vAlign w:val="center"/>
          </w:tcPr>
          <w:p w14:paraId="3624CC9F" w14:textId="09FAA6FB" w:rsidR="46131A6E" w:rsidRDefault="46131A6E" w:rsidP="00922F40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sz w:val="18"/>
                <w:szCs w:val="18"/>
              </w:rPr>
            </w:pPr>
            <w:r w:rsidRPr="4E7CAB57">
              <w:rPr>
                <w:sz w:val="18"/>
                <w:szCs w:val="18"/>
              </w:rPr>
              <w:t>Update by Club</w:t>
            </w:r>
          </w:p>
        </w:tc>
        <w:tc>
          <w:tcPr>
            <w:tcW w:w="2292" w:type="dxa"/>
            <w:vMerge w:val="restart"/>
            <w:vAlign w:val="center"/>
          </w:tcPr>
          <w:p w14:paraId="2131E2B5" w14:textId="3FA90698" w:rsidR="2A653C6A" w:rsidRDefault="2A653C6A" w:rsidP="00922F40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sz w:val="18"/>
                <w:szCs w:val="18"/>
              </w:rPr>
            </w:pPr>
            <w:r w:rsidRPr="4E7CAB57">
              <w:rPr>
                <w:sz w:val="18"/>
                <w:szCs w:val="18"/>
              </w:rPr>
              <w:t>Mark “Completed” when all Shipment</w:t>
            </w:r>
            <w:r w:rsidR="14DD3042" w:rsidRPr="4E7CAB57">
              <w:rPr>
                <w:sz w:val="18"/>
                <w:szCs w:val="18"/>
              </w:rPr>
              <w:t xml:space="preserve"> ID</w:t>
            </w:r>
            <w:r w:rsidRPr="4E7CAB57">
              <w:rPr>
                <w:sz w:val="18"/>
                <w:szCs w:val="18"/>
              </w:rPr>
              <w:t xml:space="preserve"> status=Completed</w:t>
            </w:r>
          </w:p>
        </w:tc>
      </w:tr>
      <w:tr w:rsidR="4E7CAB57" w14:paraId="29FE2E88" w14:textId="77777777" w:rsidTr="00E6668C">
        <w:trPr>
          <w:trHeight w:val="720"/>
        </w:trPr>
        <w:tc>
          <w:tcPr>
            <w:tcW w:w="2140" w:type="dxa"/>
            <w:vAlign w:val="center"/>
          </w:tcPr>
          <w:p w14:paraId="0003FA21" w14:textId="2B6E72D1" w:rsidR="264E0D8B" w:rsidRDefault="264E0D8B" w:rsidP="4E7CAB57">
            <w:pPr>
              <w:spacing w:line="259" w:lineRule="auto"/>
              <w:rPr>
                <w:color w:val="00B050"/>
                <w:sz w:val="18"/>
                <w:szCs w:val="18"/>
              </w:rPr>
            </w:pPr>
            <w:r w:rsidRPr="4E7CAB57">
              <w:rPr>
                <w:color w:val="00B050"/>
                <w:sz w:val="18"/>
                <w:szCs w:val="18"/>
              </w:rPr>
              <w:t>Virtual</w:t>
            </w:r>
          </w:p>
        </w:tc>
        <w:tc>
          <w:tcPr>
            <w:tcW w:w="2020" w:type="dxa"/>
            <w:vAlign w:val="center"/>
          </w:tcPr>
          <w:p w14:paraId="7E2399D1" w14:textId="5363FA16" w:rsidR="63CAD4D0" w:rsidRDefault="22E204AD" w:rsidP="73E14A81">
            <w:pPr>
              <w:spacing w:line="259" w:lineRule="auto"/>
              <w:rPr>
                <w:sz w:val="18"/>
                <w:szCs w:val="18"/>
              </w:rPr>
            </w:pPr>
            <w:r w:rsidRPr="73E14A81">
              <w:rPr>
                <w:sz w:val="18"/>
                <w:szCs w:val="18"/>
              </w:rPr>
              <w:t>/</w:t>
            </w:r>
          </w:p>
        </w:tc>
        <w:tc>
          <w:tcPr>
            <w:tcW w:w="2556" w:type="dxa"/>
            <w:vAlign w:val="center"/>
          </w:tcPr>
          <w:p w14:paraId="772A7964" w14:textId="207ED682" w:rsidR="6A7C136F" w:rsidRDefault="03D5E90A" w:rsidP="00922F40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t>SFCC update</w:t>
            </w:r>
            <w:r w:rsidR="6DD3DA83" w:rsidRPr="13A0E1D3">
              <w:rPr>
                <w:sz w:val="18"/>
                <w:szCs w:val="18"/>
              </w:rPr>
              <w:t>s</w:t>
            </w:r>
            <w:r w:rsidR="1C2BFA7F" w:rsidRPr="13A0E1D3">
              <w:rPr>
                <w:sz w:val="18"/>
                <w:szCs w:val="18"/>
              </w:rPr>
              <w:t xml:space="preserve"> to</w:t>
            </w:r>
            <w:r w:rsidR="34A0A50D" w:rsidRPr="13A0E1D3">
              <w:rPr>
                <w:sz w:val="18"/>
                <w:szCs w:val="18"/>
              </w:rPr>
              <w:t xml:space="preserve"> </w:t>
            </w:r>
            <w:r w:rsidR="3F72AD9C" w:rsidRPr="13A0E1D3">
              <w:rPr>
                <w:sz w:val="18"/>
                <w:szCs w:val="18"/>
              </w:rPr>
              <w:t>Completed once</w:t>
            </w:r>
            <w:r w:rsidR="16C00164" w:rsidRPr="13A0E1D3">
              <w:rPr>
                <w:sz w:val="18"/>
                <w:szCs w:val="18"/>
              </w:rPr>
              <w:t xml:space="preserve"> redemption</w:t>
            </w:r>
            <w:r w:rsidR="1097B9EF" w:rsidRPr="13A0E1D3">
              <w:rPr>
                <w:sz w:val="18"/>
                <w:szCs w:val="18"/>
              </w:rPr>
              <w:t xml:space="preserve"> code</w:t>
            </w:r>
            <w:r w:rsidR="6DD3DA83" w:rsidRPr="13A0E1D3">
              <w:rPr>
                <w:sz w:val="18"/>
                <w:szCs w:val="18"/>
              </w:rPr>
              <w:t xml:space="preserve"> is retrieved</w:t>
            </w:r>
          </w:p>
        </w:tc>
        <w:tc>
          <w:tcPr>
            <w:tcW w:w="2292" w:type="dxa"/>
            <w:vMerge/>
            <w:vAlign w:val="center"/>
          </w:tcPr>
          <w:p w14:paraId="17EA06C4" w14:textId="77777777" w:rsidR="00AC5CF9" w:rsidRDefault="00AC5CF9"/>
        </w:tc>
      </w:tr>
      <w:tr w:rsidR="4E7CAB57" w14:paraId="79A43A2A" w14:textId="77777777" w:rsidTr="00E6668C">
        <w:trPr>
          <w:trHeight w:val="720"/>
        </w:trPr>
        <w:tc>
          <w:tcPr>
            <w:tcW w:w="2140" w:type="dxa"/>
            <w:vAlign w:val="center"/>
          </w:tcPr>
          <w:p w14:paraId="48BF33E7" w14:textId="7E1EFF5E" w:rsidR="43129AAD" w:rsidRDefault="487EFB8A" w:rsidP="4E7CAB57">
            <w:pPr>
              <w:spacing w:line="259" w:lineRule="auto"/>
              <w:rPr>
                <w:color w:val="4472C4" w:themeColor="accent1"/>
                <w:sz w:val="18"/>
                <w:szCs w:val="18"/>
              </w:rPr>
            </w:pPr>
            <w:r w:rsidRPr="72F57514">
              <w:rPr>
                <w:color w:val="4472C4" w:themeColor="accent1"/>
                <w:sz w:val="18"/>
                <w:szCs w:val="18"/>
              </w:rPr>
              <w:t>Special (</w:t>
            </w:r>
            <w:proofErr w:type="spellStart"/>
            <w:r w:rsidRPr="72F57514">
              <w:rPr>
                <w:color w:val="4472C4" w:themeColor="accent1"/>
                <w:sz w:val="18"/>
                <w:szCs w:val="18"/>
              </w:rPr>
              <w:t>csl</w:t>
            </w:r>
            <w:proofErr w:type="spellEnd"/>
            <w:r w:rsidRPr="72F57514">
              <w:rPr>
                <w:color w:val="4472C4" w:themeColor="accent1"/>
                <w:sz w:val="18"/>
                <w:szCs w:val="18"/>
              </w:rPr>
              <w:t xml:space="preserve"> Delivery)</w:t>
            </w:r>
          </w:p>
        </w:tc>
        <w:tc>
          <w:tcPr>
            <w:tcW w:w="2020" w:type="dxa"/>
            <w:vAlign w:val="center"/>
          </w:tcPr>
          <w:p w14:paraId="25C72857" w14:textId="77777777" w:rsidR="00E6668C" w:rsidRDefault="00E6668C" w:rsidP="00922F4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sz w:val="18"/>
                <w:szCs w:val="18"/>
              </w:rPr>
            </w:pPr>
            <w:r w:rsidRPr="00E6668C">
              <w:rPr>
                <w:strike/>
                <w:sz w:val="18"/>
                <w:szCs w:val="18"/>
              </w:rPr>
              <w:t>Home Delivery</w:t>
            </w:r>
            <w:r>
              <w:rPr>
                <w:sz w:val="18"/>
                <w:szCs w:val="18"/>
              </w:rPr>
              <w:t xml:space="preserve"> </w:t>
            </w:r>
            <w:r w:rsidRPr="00E6668C">
              <w:rPr>
                <w:rFonts w:ascii="Calibri" w:eastAsiaTheme="minorEastAsia" w:hAnsi="Calibri" w:cs="Calibri"/>
                <w:color w:val="FF0000"/>
                <w:sz w:val="18"/>
                <w:szCs w:val="18"/>
                <w:lang w:eastAsia="zh-TW"/>
              </w:rPr>
              <w:t>Standard Delivery</w:t>
            </w:r>
          </w:p>
          <w:p w14:paraId="51A61CC4" w14:textId="6638A2B7" w:rsidR="59C4B32E" w:rsidRDefault="59C4B32E" w:rsidP="00922F4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sz w:val="18"/>
                <w:szCs w:val="18"/>
              </w:rPr>
            </w:pPr>
          </w:p>
        </w:tc>
        <w:tc>
          <w:tcPr>
            <w:tcW w:w="2556" w:type="dxa"/>
            <w:vAlign w:val="center"/>
          </w:tcPr>
          <w:p w14:paraId="5568E0DB" w14:textId="4DF0515D" w:rsidR="68698F21" w:rsidRDefault="68698F21" w:rsidP="00922F40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sz w:val="18"/>
                <w:szCs w:val="18"/>
              </w:rPr>
            </w:pPr>
            <w:r w:rsidRPr="4E7CAB57">
              <w:rPr>
                <w:sz w:val="18"/>
                <w:szCs w:val="18"/>
              </w:rPr>
              <w:t>Require manual</w:t>
            </w:r>
            <w:r w:rsidR="0607BE88" w:rsidRPr="4E7CAB57">
              <w:rPr>
                <w:sz w:val="18"/>
                <w:szCs w:val="18"/>
              </w:rPr>
              <w:t xml:space="preserve"> batch</w:t>
            </w:r>
            <w:r w:rsidRPr="4E7CAB57">
              <w:rPr>
                <w:sz w:val="18"/>
                <w:szCs w:val="18"/>
              </w:rPr>
              <w:t xml:space="preserve"> update</w:t>
            </w:r>
            <w:r w:rsidR="1D7990CE" w:rsidRPr="4E7CAB57">
              <w:rPr>
                <w:sz w:val="18"/>
                <w:szCs w:val="18"/>
              </w:rPr>
              <w:t xml:space="preserve"> by </w:t>
            </w:r>
            <w:r w:rsidR="482D044A" w:rsidRPr="4E7CAB57">
              <w:rPr>
                <w:b/>
                <w:bCs/>
                <w:sz w:val="18"/>
                <w:szCs w:val="18"/>
              </w:rPr>
              <w:t>user</w:t>
            </w:r>
          </w:p>
        </w:tc>
        <w:tc>
          <w:tcPr>
            <w:tcW w:w="2292" w:type="dxa"/>
            <w:vMerge/>
            <w:vAlign w:val="center"/>
          </w:tcPr>
          <w:p w14:paraId="50F3F388" w14:textId="77777777" w:rsidR="00AC5CF9" w:rsidRDefault="00AC5CF9"/>
        </w:tc>
      </w:tr>
      <w:tr w:rsidR="72F57514" w14:paraId="2CDD4B54" w14:textId="77777777" w:rsidTr="00E6668C">
        <w:trPr>
          <w:trHeight w:val="720"/>
        </w:trPr>
        <w:tc>
          <w:tcPr>
            <w:tcW w:w="2140" w:type="dxa"/>
            <w:vAlign w:val="center"/>
          </w:tcPr>
          <w:p w14:paraId="6549E75C" w14:textId="73B8B0A0" w:rsidR="72F57514" w:rsidRDefault="7E413C24" w:rsidP="72F57514">
            <w:pPr>
              <w:spacing w:line="259" w:lineRule="auto"/>
              <w:rPr>
                <w:color w:val="4472C4" w:themeColor="accent1"/>
                <w:sz w:val="18"/>
                <w:szCs w:val="18"/>
              </w:rPr>
            </w:pPr>
            <w:r w:rsidRPr="707C985F">
              <w:rPr>
                <w:color w:val="4471C4"/>
                <w:sz w:val="18"/>
                <w:szCs w:val="18"/>
              </w:rPr>
              <w:t>Special (</w:t>
            </w:r>
            <w:r w:rsidR="38F824F3" w:rsidRPr="707C985F">
              <w:rPr>
                <w:color w:val="4472C4" w:themeColor="accent1"/>
                <w:sz w:val="18"/>
                <w:szCs w:val="18"/>
              </w:rPr>
              <w:t>Merchant Delivery</w:t>
            </w:r>
            <w:r w:rsidRPr="707C985F">
              <w:rPr>
                <w:color w:val="4472C4" w:themeColor="accent1"/>
                <w:sz w:val="18"/>
                <w:szCs w:val="18"/>
              </w:rPr>
              <w:t>)</w:t>
            </w:r>
          </w:p>
        </w:tc>
        <w:tc>
          <w:tcPr>
            <w:tcW w:w="2140" w:type="dxa"/>
            <w:vAlign w:val="center"/>
          </w:tcPr>
          <w:p w14:paraId="00CC72E7" w14:textId="77777777" w:rsidR="00E6668C" w:rsidRDefault="00E6668C" w:rsidP="00922F4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sz w:val="18"/>
                <w:szCs w:val="18"/>
              </w:rPr>
            </w:pPr>
            <w:r w:rsidRPr="00E6668C">
              <w:rPr>
                <w:strike/>
                <w:sz w:val="18"/>
                <w:szCs w:val="18"/>
              </w:rPr>
              <w:t>Home Delivery</w:t>
            </w:r>
            <w:r>
              <w:rPr>
                <w:sz w:val="18"/>
                <w:szCs w:val="18"/>
              </w:rPr>
              <w:t xml:space="preserve"> </w:t>
            </w:r>
            <w:r w:rsidRPr="00E6668C">
              <w:rPr>
                <w:rFonts w:ascii="Calibri" w:eastAsiaTheme="minorEastAsia" w:hAnsi="Calibri" w:cs="Calibri"/>
                <w:color w:val="FF0000"/>
                <w:sz w:val="18"/>
                <w:szCs w:val="18"/>
                <w:lang w:eastAsia="zh-TW"/>
              </w:rPr>
              <w:t>Standard Delivery</w:t>
            </w:r>
          </w:p>
          <w:p w14:paraId="61450428" w14:textId="50A5B98F" w:rsidR="09A57A05" w:rsidRDefault="09A57A05" w:rsidP="00922F4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sz w:val="18"/>
                <w:szCs w:val="18"/>
              </w:rPr>
            </w:pPr>
          </w:p>
        </w:tc>
        <w:tc>
          <w:tcPr>
            <w:tcW w:w="2140" w:type="dxa"/>
            <w:vAlign w:val="center"/>
          </w:tcPr>
          <w:p w14:paraId="15049836" w14:textId="4DF0515D" w:rsidR="09A57A05" w:rsidRDefault="09A57A05" w:rsidP="00922F40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sz w:val="18"/>
                <w:szCs w:val="18"/>
              </w:rPr>
            </w:pPr>
            <w:r w:rsidRPr="09A57A05">
              <w:rPr>
                <w:sz w:val="18"/>
                <w:szCs w:val="18"/>
              </w:rPr>
              <w:t xml:space="preserve">Require manual batch update by </w:t>
            </w:r>
            <w:r w:rsidRPr="09A57A05">
              <w:rPr>
                <w:b/>
                <w:bCs/>
                <w:sz w:val="18"/>
                <w:szCs w:val="18"/>
              </w:rPr>
              <w:t>user</w:t>
            </w:r>
          </w:p>
        </w:tc>
        <w:tc>
          <w:tcPr>
            <w:tcW w:w="2292" w:type="dxa"/>
            <w:vMerge/>
            <w:vAlign w:val="center"/>
          </w:tcPr>
          <w:p w14:paraId="747D3A17" w14:textId="77777777" w:rsidR="00CB7A94" w:rsidRDefault="00CB7A94"/>
        </w:tc>
      </w:tr>
      <w:tr w:rsidR="4E7CAB57" w14:paraId="0A0DCAE2" w14:textId="77777777" w:rsidTr="00E6668C">
        <w:trPr>
          <w:trHeight w:val="720"/>
        </w:trPr>
        <w:tc>
          <w:tcPr>
            <w:tcW w:w="2140" w:type="dxa"/>
            <w:vAlign w:val="center"/>
          </w:tcPr>
          <w:p w14:paraId="0ACE922C" w14:textId="14A0A31C" w:rsidR="263F68D9" w:rsidRDefault="263F68D9" w:rsidP="4E7CAB57">
            <w:pPr>
              <w:spacing w:line="259" w:lineRule="auto"/>
              <w:rPr>
                <w:color w:val="538135" w:themeColor="accent6" w:themeShade="BF"/>
                <w:sz w:val="18"/>
                <w:szCs w:val="18"/>
              </w:rPr>
            </w:pPr>
            <w:r w:rsidRPr="4E7CAB57">
              <w:rPr>
                <w:color w:val="BF8F00" w:themeColor="accent4" w:themeShade="BF"/>
                <w:sz w:val="18"/>
                <w:szCs w:val="18"/>
              </w:rPr>
              <w:t>Physical</w:t>
            </w:r>
            <w:r w:rsidRPr="4E7CAB57">
              <w:rPr>
                <w:sz w:val="18"/>
                <w:szCs w:val="18"/>
              </w:rPr>
              <w:t xml:space="preserve"> </w:t>
            </w:r>
            <w:r w:rsidR="732F816E" w:rsidRPr="4E7CAB57">
              <w:rPr>
                <w:sz w:val="18"/>
                <w:szCs w:val="18"/>
              </w:rPr>
              <w:t xml:space="preserve">+ </w:t>
            </w:r>
            <w:r w:rsidR="29522155" w:rsidRPr="4E7CAB57">
              <w:rPr>
                <w:color w:val="00B050"/>
                <w:sz w:val="18"/>
                <w:szCs w:val="18"/>
              </w:rPr>
              <w:t>Virtual</w:t>
            </w:r>
          </w:p>
        </w:tc>
        <w:tc>
          <w:tcPr>
            <w:tcW w:w="2020" w:type="dxa"/>
            <w:vAlign w:val="center"/>
          </w:tcPr>
          <w:p w14:paraId="1284351F" w14:textId="77777777" w:rsidR="00E6668C" w:rsidRDefault="00E6668C" w:rsidP="00922F4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sz w:val="18"/>
                <w:szCs w:val="18"/>
              </w:rPr>
            </w:pPr>
            <w:r w:rsidRPr="00E6668C">
              <w:rPr>
                <w:strike/>
                <w:sz w:val="18"/>
                <w:szCs w:val="18"/>
              </w:rPr>
              <w:t>Home Delivery</w:t>
            </w:r>
            <w:r>
              <w:rPr>
                <w:sz w:val="18"/>
                <w:szCs w:val="18"/>
              </w:rPr>
              <w:t xml:space="preserve"> </w:t>
            </w:r>
            <w:r w:rsidRPr="00E6668C">
              <w:rPr>
                <w:rFonts w:ascii="Calibri" w:eastAsiaTheme="minorEastAsia" w:hAnsi="Calibri" w:cs="Calibri"/>
                <w:color w:val="FF0000"/>
                <w:sz w:val="18"/>
                <w:szCs w:val="18"/>
                <w:lang w:eastAsia="zh-TW"/>
              </w:rPr>
              <w:t>Standard Delivery</w:t>
            </w:r>
          </w:p>
          <w:p w14:paraId="00C3A65D" w14:textId="6D95A874" w:rsidR="44B5E0CF" w:rsidRDefault="44B5E0CF" w:rsidP="00922F4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sz w:val="18"/>
                <w:szCs w:val="18"/>
              </w:rPr>
            </w:pPr>
            <w:r w:rsidRPr="4E7CAB57">
              <w:rPr>
                <w:sz w:val="18"/>
                <w:szCs w:val="18"/>
              </w:rPr>
              <w:t>Shop Pick up</w:t>
            </w:r>
          </w:p>
        </w:tc>
        <w:tc>
          <w:tcPr>
            <w:tcW w:w="2556" w:type="dxa"/>
            <w:vAlign w:val="center"/>
          </w:tcPr>
          <w:p w14:paraId="31450515" w14:textId="77777777" w:rsidR="008F4C45" w:rsidRDefault="08F3E9CD" w:rsidP="00922F40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t xml:space="preserve">Physical: </w:t>
            </w:r>
            <w:r w:rsidR="2596CB11" w:rsidRPr="13A0E1D3">
              <w:rPr>
                <w:sz w:val="18"/>
                <w:szCs w:val="18"/>
              </w:rPr>
              <w:t>Update by Club</w:t>
            </w:r>
          </w:p>
          <w:p w14:paraId="2BBF22E0" w14:textId="0C9CA190" w:rsidR="444CAEE0" w:rsidRDefault="6B2582BA" w:rsidP="00922F40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t xml:space="preserve">Virtual: Update by </w:t>
            </w:r>
            <w:r w:rsidR="5D9B7FA0" w:rsidRPr="13A0E1D3">
              <w:rPr>
                <w:sz w:val="18"/>
                <w:szCs w:val="18"/>
              </w:rPr>
              <w:t>SFCC</w:t>
            </w:r>
          </w:p>
        </w:tc>
        <w:tc>
          <w:tcPr>
            <w:tcW w:w="2292" w:type="dxa"/>
            <w:vMerge/>
            <w:vAlign w:val="center"/>
          </w:tcPr>
          <w:p w14:paraId="6CFAED45" w14:textId="77777777" w:rsidR="00AC5CF9" w:rsidRDefault="00AC5CF9"/>
        </w:tc>
      </w:tr>
      <w:tr w:rsidR="4E7CAB57" w14:paraId="084A9E66" w14:textId="77777777" w:rsidTr="00E6668C">
        <w:trPr>
          <w:trHeight w:val="720"/>
        </w:trPr>
        <w:tc>
          <w:tcPr>
            <w:tcW w:w="2140" w:type="dxa"/>
            <w:vAlign w:val="center"/>
          </w:tcPr>
          <w:p w14:paraId="75E78AE3" w14:textId="2C07218B" w:rsidR="6E5DA7E3" w:rsidRDefault="6E5DA7E3" w:rsidP="4E7CAB57">
            <w:pPr>
              <w:spacing w:line="259" w:lineRule="auto"/>
              <w:rPr>
                <w:color w:val="4472C4" w:themeColor="accent1"/>
                <w:sz w:val="18"/>
                <w:szCs w:val="18"/>
              </w:rPr>
            </w:pPr>
            <w:r w:rsidRPr="4E7CAB57">
              <w:rPr>
                <w:color w:val="BF8F00" w:themeColor="accent4" w:themeShade="BF"/>
                <w:sz w:val="18"/>
                <w:szCs w:val="18"/>
              </w:rPr>
              <w:t>Physical</w:t>
            </w:r>
            <w:r w:rsidRPr="4E7CAB57">
              <w:rPr>
                <w:sz w:val="18"/>
                <w:szCs w:val="18"/>
              </w:rPr>
              <w:t xml:space="preserve"> </w:t>
            </w:r>
            <w:r w:rsidR="46F54567" w:rsidRPr="4E7CAB57">
              <w:rPr>
                <w:sz w:val="18"/>
                <w:szCs w:val="18"/>
              </w:rPr>
              <w:t xml:space="preserve">+ </w:t>
            </w:r>
            <w:r w:rsidR="3A80FF2D" w:rsidRPr="613B9363">
              <w:rPr>
                <w:color w:val="4472C4" w:themeColor="accent1"/>
                <w:sz w:val="18"/>
                <w:szCs w:val="18"/>
              </w:rPr>
              <w:t>Special</w:t>
            </w:r>
          </w:p>
        </w:tc>
        <w:tc>
          <w:tcPr>
            <w:tcW w:w="2020" w:type="dxa"/>
            <w:vAlign w:val="center"/>
          </w:tcPr>
          <w:p w14:paraId="60D055D8" w14:textId="4CEB1642" w:rsidR="53CB7B31" w:rsidRPr="00E6668C" w:rsidRDefault="00E6668C" w:rsidP="00922F4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sz w:val="18"/>
                <w:szCs w:val="18"/>
              </w:rPr>
            </w:pPr>
            <w:r w:rsidRPr="00E6668C">
              <w:rPr>
                <w:strike/>
                <w:sz w:val="18"/>
                <w:szCs w:val="18"/>
              </w:rPr>
              <w:t>Home Delivery</w:t>
            </w:r>
            <w:r>
              <w:rPr>
                <w:sz w:val="18"/>
                <w:szCs w:val="18"/>
              </w:rPr>
              <w:t xml:space="preserve"> </w:t>
            </w:r>
            <w:r w:rsidRPr="00E6668C">
              <w:rPr>
                <w:rFonts w:ascii="Calibri" w:eastAsiaTheme="minorEastAsia" w:hAnsi="Calibri" w:cs="Calibri"/>
                <w:color w:val="FF0000"/>
                <w:sz w:val="18"/>
                <w:szCs w:val="18"/>
                <w:lang w:eastAsia="zh-TW"/>
              </w:rPr>
              <w:t>Standard Delivery</w:t>
            </w:r>
          </w:p>
        </w:tc>
        <w:tc>
          <w:tcPr>
            <w:tcW w:w="2556" w:type="dxa"/>
            <w:vAlign w:val="center"/>
          </w:tcPr>
          <w:p w14:paraId="5E7730FC" w14:textId="4F59A304" w:rsidR="00ED2998" w:rsidRPr="00ED2998" w:rsidRDefault="78CFEB80" w:rsidP="00922F40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t>Physical: Update by Club</w:t>
            </w:r>
          </w:p>
          <w:p w14:paraId="59589DA7" w14:textId="4808EA82" w:rsidR="798207B0" w:rsidRDefault="78CFEB80" w:rsidP="00922F40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t xml:space="preserve">Merchant: </w:t>
            </w:r>
            <w:r w:rsidR="7E85ABA8" w:rsidRPr="13A0E1D3">
              <w:rPr>
                <w:sz w:val="18"/>
                <w:szCs w:val="18"/>
              </w:rPr>
              <w:t xml:space="preserve">Require manual batch update by </w:t>
            </w:r>
            <w:r w:rsidR="7E85ABA8" w:rsidRPr="13A0E1D3">
              <w:rPr>
                <w:b/>
                <w:bCs/>
                <w:sz w:val="18"/>
                <w:szCs w:val="18"/>
              </w:rPr>
              <w:t>user</w:t>
            </w:r>
          </w:p>
        </w:tc>
        <w:tc>
          <w:tcPr>
            <w:tcW w:w="2292" w:type="dxa"/>
            <w:vMerge/>
            <w:vAlign w:val="center"/>
          </w:tcPr>
          <w:p w14:paraId="38C0DCA2" w14:textId="77777777" w:rsidR="00AC5CF9" w:rsidRDefault="00AC5CF9"/>
        </w:tc>
      </w:tr>
      <w:tr w:rsidR="4E7CAB57" w14:paraId="0C0108E3" w14:textId="77777777" w:rsidTr="00E6668C">
        <w:trPr>
          <w:trHeight w:val="720"/>
        </w:trPr>
        <w:tc>
          <w:tcPr>
            <w:tcW w:w="2140" w:type="dxa"/>
            <w:vAlign w:val="center"/>
          </w:tcPr>
          <w:p w14:paraId="183C5209" w14:textId="71288A82" w:rsidR="2658C514" w:rsidRDefault="0F4D204B" w:rsidP="4E7CAB57">
            <w:pPr>
              <w:spacing w:line="259" w:lineRule="auto"/>
              <w:rPr>
                <w:color w:val="538135" w:themeColor="accent6" w:themeShade="BF"/>
                <w:sz w:val="18"/>
                <w:szCs w:val="18"/>
              </w:rPr>
            </w:pPr>
            <w:r w:rsidRPr="613B9363">
              <w:rPr>
                <w:color w:val="4472C4" w:themeColor="accent1"/>
                <w:sz w:val="18"/>
                <w:szCs w:val="18"/>
              </w:rPr>
              <w:t>Special</w:t>
            </w:r>
            <w:r w:rsidR="2658C514" w:rsidRPr="613B9363">
              <w:rPr>
                <w:color w:val="4472C4" w:themeColor="accent1"/>
                <w:sz w:val="18"/>
                <w:szCs w:val="18"/>
              </w:rPr>
              <w:t xml:space="preserve"> </w:t>
            </w:r>
            <w:r w:rsidR="5DF82BC9" w:rsidRPr="4E7CAB57">
              <w:rPr>
                <w:sz w:val="18"/>
                <w:szCs w:val="18"/>
              </w:rPr>
              <w:t xml:space="preserve">+ </w:t>
            </w:r>
            <w:r w:rsidR="1E4E9BB0" w:rsidRPr="4E7CAB57">
              <w:rPr>
                <w:color w:val="00B050"/>
                <w:sz w:val="18"/>
                <w:szCs w:val="18"/>
              </w:rPr>
              <w:t>Virtual</w:t>
            </w:r>
          </w:p>
        </w:tc>
        <w:tc>
          <w:tcPr>
            <w:tcW w:w="2020" w:type="dxa"/>
            <w:vAlign w:val="center"/>
          </w:tcPr>
          <w:p w14:paraId="5BB7289A" w14:textId="619D9963" w:rsidR="5DF82BC9" w:rsidRPr="00E6668C" w:rsidRDefault="00E6668C" w:rsidP="00922F4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sz w:val="18"/>
                <w:szCs w:val="18"/>
              </w:rPr>
            </w:pPr>
            <w:r w:rsidRPr="00E6668C">
              <w:rPr>
                <w:strike/>
                <w:sz w:val="18"/>
                <w:szCs w:val="18"/>
              </w:rPr>
              <w:t>Home Delivery</w:t>
            </w:r>
            <w:r>
              <w:rPr>
                <w:sz w:val="18"/>
                <w:szCs w:val="18"/>
              </w:rPr>
              <w:t xml:space="preserve"> </w:t>
            </w:r>
            <w:r w:rsidRPr="00E6668C">
              <w:rPr>
                <w:rFonts w:ascii="Calibri" w:eastAsiaTheme="minorEastAsia" w:hAnsi="Calibri" w:cs="Calibri"/>
                <w:color w:val="FF0000"/>
                <w:sz w:val="18"/>
                <w:szCs w:val="18"/>
                <w:lang w:eastAsia="zh-TW"/>
              </w:rPr>
              <w:t>Standard Delivery</w:t>
            </w:r>
          </w:p>
        </w:tc>
        <w:tc>
          <w:tcPr>
            <w:tcW w:w="2556" w:type="dxa"/>
            <w:vAlign w:val="center"/>
          </w:tcPr>
          <w:p w14:paraId="1A162C00" w14:textId="64E2D34E" w:rsidR="700B49CB" w:rsidRPr="00F96DE7" w:rsidRDefault="33C25F84" w:rsidP="00922F40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t xml:space="preserve">Merchant: </w:t>
            </w:r>
            <w:r w:rsidR="05F7E395" w:rsidRPr="13A0E1D3">
              <w:rPr>
                <w:sz w:val="18"/>
                <w:szCs w:val="18"/>
              </w:rPr>
              <w:t xml:space="preserve">Require manual batch update by </w:t>
            </w:r>
            <w:r w:rsidR="05F7E395" w:rsidRPr="13A0E1D3">
              <w:rPr>
                <w:b/>
                <w:bCs/>
                <w:sz w:val="18"/>
                <w:szCs w:val="18"/>
              </w:rPr>
              <w:t>user</w:t>
            </w:r>
          </w:p>
          <w:p w14:paraId="039125B9" w14:textId="5BDE1012" w:rsidR="00F96DE7" w:rsidRDefault="33C25F84" w:rsidP="00922F40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t>Virtual: Update by SFCC</w:t>
            </w:r>
          </w:p>
        </w:tc>
        <w:tc>
          <w:tcPr>
            <w:tcW w:w="2292" w:type="dxa"/>
            <w:vMerge/>
            <w:vAlign w:val="center"/>
          </w:tcPr>
          <w:p w14:paraId="712C8FE3" w14:textId="77777777" w:rsidR="00AC5CF9" w:rsidRDefault="00AC5CF9"/>
        </w:tc>
      </w:tr>
      <w:tr w:rsidR="4E7CAB57" w14:paraId="368CDDD7" w14:textId="77777777" w:rsidTr="00E6668C">
        <w:trPr>
          <w:trHeight w:val="720"/>
        </w:trPr>
        <w:tc>
          <w:tcPr>
            <w:tcW w:w="2140" w:type="dxa"/>
            <w:vAlign w:val="center"/>
          </w:tcPr>
          <w:p w14:paraId="7DD1F98F" w14:textId="44431EB8" w:rsidR="51676515" w:rsidRDefault="51676515" w:rsidP="4E7CAB57">
            <w:pPr>
              <w:spacing w:line="259" w:lineRule="auto"/>
              <w:rPr>
                <w:color w:val="4472C4" w:themeColor="accent1"/>
                <w:sz w:val="18"/>
                <w:szCs w:val="18"/>
              </w:rPr>
            </w:pPr>
            <w:r w:rsidRPr="4E7CAB57">
              <w:rPr>
                <w:color w:val="BF8F00" w:themeColor="accent4" w:themeShade="BF"/>
                <w:sz w:val="18"/>
                <w:szCs w:val="18"/>
              </w:rPr>
              <w:t>Physical</w:t>
            </w:r>
            <w:r w:rsidRPr="4E7CAB57">
              <w:rPr>
                <w:sz w:val="18"/>
                <w:szCs w:val="18"/>
              </w:rPr>
              <w:t xml:space="preserve"> </w:t>
            </w:r>
            <w:r w:rsidR="46F54567" w:rsidRPr="4E7CAB57">
              <w:rPr>
                <w:sz w:val="18"/>
                <w:szCs w:val="18"/>
              </w:rPr>
              <w:t xml:space="preserve">+ </w:t>
            </w:r>
            <w:r w:rsidR="36F72FE1" w:rsidRPr="4E7CAB57">
              <w:rPr>
                <w:color w:val="00B050"/>
                <w:sz w:val="18"/>
                <w:szCs w:val="18"/>
              </w:rPr>
              <w:t xml:space="preserve">Virtual </w:t>
            </w:r>
            <w:r w:rsidR="46F54567" w:rsidRPr="4E7CAB57">
              <w:rPr>
                <w:sz w:val="18"/>
                <w:szCs w:val="18"/>
              </w:rPr>
              <w:t xml:space="preserve">+ </w:t>
            </w:r>
            <w:r w:rsidR="2734567A" w:rsidRPr="613B9363">
              <w:rPr>
                <w:color w:val="4472C4" w:themeColor="accent1"/>
                <w:sz w:val="18"/>
                <w:szCs w:val="18"/>
              </w:rPr>
              <w:t>Special</w:t>
            </w:r>
          </w:p>
        </w:tc>
        <w:tc>
          <w:tcPr>
            <w:tcW w:w="2020" w:type="dxa"/>
            <w:vAlign w:val="center"/>
          </w:tcPr>
          <w:p w14:paraId="42CE815E" w14:textId="79F48582" w:rsidR="5DF82BC9" w:rsidRPr="00E6668C" w:rsidRDefault="00E6668C" w:rsidP="00922F40">
            <w:pPr>
              <w:pStyle w:val="ListParagraph"/>
              <w:numPr>
                <w:ilvl w:val="0"/>
                <w:numId w:val="9"/>
              </w:numPr>
              <w:spacing w:line="259" w:lineRule="auto"/>
              <w:rPr>
                <w:sz w:val="18"/>
                <w:szCs w:val="18"/>
              </w:rPr>
            </w:pPr>
            <w:r w:rsidRPr="00E6668C">
              <w:rPr>
                <w:strike/>
                <w:sz w:val="18"/>
                <w:szCs w:val="18"/>
              </w:rPr>
              <w:t>Home Delivery</w:t>
            </w:r>
            <w:r>
              <w:rPr>
                <w:sz w:val="18"/>
                <w:szCs w:val="18"/>
              </w:rPr>
              <w:t xml:space="preserve"> </w:t>
            </w:r>
            <w:r w:rsidRPr="00E6668C">
              <w:rPr>
                <w:rFonts w:ascii="Calibri" w:eastAsiaTheme="minorEastAsia" w:hAnsi="Calibri" w:cs="Calibri"/>
                <w:color w:val="FF0000"/>
                <w:sz w:val="18"/>
                <w:szCs w:val="18"/>
                <w:lang w:eastAsia="zh-TW"/>
              </w:rPr>
              <w:t>Standard Delivery</w:t>
            </w:r>
          </w:p>
        </w:tc>
        <w:tc>
          <w:tcPr>
            <w:tcW w:w="2556" w:type="dxa"/>
            <w:vAlign w:val="center"/>
          </w:tcPr>
          <w:p w14:paraId="3AB887CA" w14:textId="77777777" w:rsidR="007F7113" w:rsidRPr="007F7113" w:rsidRDefault="485B0D54" w:rsidP="00922F40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t>Physical: Update by Club</w:t>
            </w:r>
          </w:p>
          <w:p w14:paraId="2997250D" w14:textId="543E1458" w:rsidR="00337BA8" w:rsidRPr="007F7113" w:rsidRDefault="485B0D54" w:rsidP="00922F40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t xml:space="preserve"> </w:t>
            </w:r>
            <w:r w:rsidR="191FDDC8" w:rsidRPr="13A0E1D3">
              <w:rPr>
                <w:sz w:val="18"/>
                <w:szCs w:val="18"/>
              </w:rPr>
              <w:t xml:space="preserve">Virtual: Update by SFCC </w:t>
            </w:r>
          </w:p>
          <w:p w14:paraId="70D47376" w14:textId="7BD717FF" w:rsidR="700B49CB" w:rsidRDefault="191FDDC8" w:rsidP="00922F40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lastRenderedPageBreak/>
              <w:t xml:space="preserve">Merchant: </w:t>
            </w:r>
            <w:r w:rsidR="05F7E395" w:rsidRPr="13A0E1D3">
              <w:rPr>
                <w:sz w:val="18"/>
                <w:szCs w:val="18"/>
              </w:rPr>
              <w:t xml:space="preserve">Require manual batch update by </w:t>
            </w:r>
            <w:r w:rsidR="05F7E395" w:rsidRPr="13A0E1D3">
              <w:rPr>
                <w:b/>
                <w:bCs/>
                <w:sz w:val="18"/>
                <w:szCs w:val="18"/>
              </w:rPr>
              <w:t>user</w:t>
            </w:r>
          </w:p>
        </w:tc>
        <w:tc>
          <w:tcPr>
            <w:tcW w:w="2292" w:type="dxa"/>
            <w:vMerge/>
            <w:vAlign w:val="center"/>
          </w:tcPr>
          <w:p w14:paraId="240AC17E" w14:textId="77777777" w:rsidR="00AC5CF9" w:rsidRDefault="00AC5CF9"/>
        </w:tc>
      </w:tr>
      <w:tr w:rsidR="4E7CAB57" w14:paraId="4BBE9837" w14:textId="77777777" w:rsidTr="00E6668C">
        <w:trPr>
          <w:trHeight w:val="720"/>
        </w:trPr>
        <w:tc>
          <w:tcPr>
            <w:tcW w:w="2140" w:type="dxa"/>
            <w:vAlign w:val="center"/>
          </w:tcPr>
          <w:p w14:paraId="63837C14" w14:textId="53C10320" w:rsidR="6BB6A843" w:rsidRDefault="12B80A17" w:rsidP="4E7CAB57">
            <w:pPr>
              <w:spacing w:line="259" w:lineRule="auto"/>
              <w:rPr>
                <w:color w:val="4472C4" w:themeColor="accent1"/>
                <w:sz w:val="18"/>
                <w:szCs w:val="18"/>
              </w:rPr>
            </w:pPr>
            <w:r w:rsidRPr="707C985F">
              <w:rPr>
                <w:color w:val="4471C4"/>
                <w:sz w:val="18"/>
                <w:szCs w:val="18"/>
              </w:rPr>
              <w:t>Special (</w:t>
            </w:r>
            <w:proofErr w:type="spellStart"/>
            <w:r w:rsidRPr="707C985F">
              <w:rPr>
                <w:color w:val="4471C4"/>
                <w:sz w:val="18"/>
                <w:szCs w:val="18"/>
              </w:rPr>
              <w:t>csl</w:t>
            </w:r>
            <w:proofErr w:type="spellEnd"/>
            <w:r w:rsidRPr="707C985F">
              <w:rPr>
                <w:color w:val="4471C4"/>
                <w:sz w:val="18"/>
                <w:szCs w:val="18"/>
              </w:rPr>
              <w:t xml:space="preserve"> Delivery)</w:t>
            </w:r>
            <w:r w:rsidRPr="707C985F">
              <w:rPr>
                <w:color w:val="00B050"/>
                <w:sz w:val="18"/>
                <w:szCs w:val="18"/>
              </w:rPr>
              <w:t xml:space="preserve"> </w:t>
            </w:r>
            <w:r w:rsidRPr="707C985F">
              <w:rPr>
                <w:sz w:val="18"/>
                <w:szCs w:val="18"/>
              </w:rPr>
              <w:t>+</w:t>
            </w:r>
            <w:r w:rsidRPr="707C985F">
              <w:rPr>
                <w:color w:val="00B050"/>
                <w:sz w:val="18"/>
                <w:szCs w:val="18"/>
              </w:rPr>
              <w:t xml:space="preserve"> </w:t>
            </w:r>
            <w:r w:rsidRPr="707C985F">
              <w:rPr>
                <w:color w:val="4471C4"/>
                <w:sz w:val="18"/>
                <w:szCs w:val="18"/>
              </w:rPr>
              <w:t>Special (</w:t>
            </w:r>
            <w:r w:rsidR="5EC5F7B5" w:rsidRPr="707C985F">
              <w:rPr>
                <w:color w:val="4472C4" w:themeColor="accent1"/>
                <w:sz w:val="18"/>
                <w:szCs w:val="18"/>
              </w:rPr>
              <w:t>Merchant Delivery</w:t>
            </w:r>
            <w:r w:rsidRPr="707C985F">
              <w:rPr>
                <w:color w:val="4472C4" w:themeColor="accent1"/>
                <w:sz w:val="18"/>
                <w:szCs w:val="18"/>
              </w:rPr>
              <w:t>)</w:t>
            </w:r>
          </w:p>
        </w:tc>
        <w:tc>
          <w:tcPr>
            <w:tcW w:w="2020" w:type="dxa"/>
            <w:vAlign w:val="center"/>
          </w:tcPr>
          <w:p w14:paraId="4DE4B418" w14:textId="18A1C178" w:rsidR="3FA4F81B" w:rsidRPr="00E6668C" w:rsidRDefault="00E6668C" w:rsidP="00922F40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sz w:val="18"/>
                <w:szCs w:val="18"/>
              </w:rPr>
            </w:pPr>
            <w:r w:rsidRPr="00E6668C">
              <w:rPr>
                <w:strike/>
                <w:sz w:val="18"/>
                <w:szCs w:val="18"/>
              </w:rPr>
              <w:t>Home Delivery</w:t>
            </w:r>
            <w:r>
              <w:rPr>
                <w:sz w:val="18"/>
                <w:szCs w:val="18"/>
              </w:rPr>
              <w:t xml:space="preserve"> </w:t>
            </w:r>
            <w:r w:rsidRPr="00E6668C">
              <w:rPr>
                <w:rFonts w:ascii="Calibri" w:eastAsiaTheme="minorEastAsia" w:hAnsi="Calibri" w:cs="Calibri"/>
                <w:color w:val="FF0000"/>
                <w:sz w:val="18"/>
                <w:szCs w:val="18"/>
                <w:lang w:eastAsia="zh-TW"/>
              </w:rPr>
              <w:t>Standard Delivery</w:t>
            </w:r>
          </w:p>
        </w:tc>
        <w:tc>
          <w:tcPr>
            <w:tcW w:w="2556" w:type="dxa"/>
            <w:vAlign w:val="center"/>
          </w:tcPr>
          <w:p w14:paraId="3B78B451" w14:textId="57C8381B" w:rsidR="4F32E26C" w:rsidRDefault="1D6622B5" w:rsidP="00922F40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sz w:val="18"/>
                <w:szCs w:val="18"/>
              </w:rPr>
            </w:pPr>
            <w:r w:rsidRPr="13A0E1D3">
              <w:rPr>
                <w:sz w:val="18"/>
                <w:szCs w:val="18"/>
              </w:rPr>
              <w:t xml:space="preserve">Require manual batch update by </w:t>
            </w:r>
            <w:r w:rsidRPr="13A0E1D3">
              <w:rPr>
                <w:b/>
                <w:bCs/>
                <w:sz w:val="18"/>
                <w:szCs w:val="18"/>
              </w:rPr>
              <w:t>user</w:t>
            </w:r>
          </w:p>
        </w:tc>
        <w:tc>
          <w:tcPr>
            <w:tcW w:w="2292" w:type="dxa"/>
            <w:vMerge/>
            <w:vAlign w:val="center"/>
          </w:tcPr>
          <w:p w14:paraId="33B6303D" w14:textId="77777777" w:rsidR="00AC5CF9" w:rsidRDefault="00AC5CF9"/>
        </w:tc>
      </w:tr>
    </w:tbl>
    <w:p w14:paraId="27FA3616" w14:textId="417ECB5B" w:rsidR="4E7CAB57" w:rsidRDefault="4E7CAB57" w:rsidP="4E7CAB57"/>
    <w:p w14:paraId="134CD8F5" w14:textId="0BE6C5AB" w:rsidR="6E4D3E98" w:rsidRDefault="6E4D3E98" w:rsidP="4E7CAB57"/>
    <w:sectPr w:rsidR="6E4D3E98">
      <w:headerReference w:type="default" r:id="rId46"/>
      <w:footerReference w:type="default" r:id="rId4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Fong, Dean HF" w:date="2024-03-14T10:24:00Z" w:initials="FH">
    <w:p w14:paraId="1F2834AC" w14:textId="08394F28" w:rsidR="245BEA15" w:rsidRDefault="245BEA15">
      <w:pPr>
        <w:pStyle w:val="CommentText"/>
      </w:pPr>
      <w:r>
        <w:t>Revise to Product Type instead</w:t>
      </w:r>
      <w:r>
        <w:rPr>
          <w:rStyle w:val="CommentReference"/>
        </w:rPr>
        <w:annotationRef/>
      </w:r>
    </w:p>
  </w:comment>
  <w:comment w:id="0" w:author="Fong, Dean HF" w:date="2024-03-12T15:32:00Z" w:initials="FH">
    <w:p w14:paraId="17508E0A" w14:textId="5B601432" w:rsidR="4E7CAB57" w:rsidRDefault="4E7CAB57">
      <w:r>
        <w:t>Combine Virutal Product Type with Product Type to simply the process, type choices being: Physical / Virutal / Merchant Direct</w:t>
      </w:r>
      <w:r>
        <w:annotationRef/>
      </w:r>
    </w:p>
  </w:comment>
  <w:comment w:id="2" w:author="Fong, Dean HF" w:date="2024-03-12T15:49:00Z" w:initials="FH">
    <w:p w14:paraId="011E322B" w14:textId="77777777" w:rsidR="00DC43F1" w:rsidRDefault="00DC43F1" w:rsidP="00DC43F1">
      <w:r>
        <w:t>Suggest to use comma instead as it's a more common delimiter</w:t>
      </w:r>
      <w:r>
        <w:annotationRef/>
      </w:r>
    </w:p>
  </w:comment>
  <w:comment w:id="3" w:author="Tsang, Ivy YW (IT)" w:date="2024-03-18T09:50:00Z" w:initials="T(">
    <w:p w14:paraId="7CDE6FA3" w14:textId="3397BD08" w:rsidR="0FE85215" w:rsidRDefault="0FE85215">
      <w:pPr>
        <w:pStyle w:val="CommentText"/>
      </w:pPr>
      <w:r>
        <w:fldChar w:fldCharType="begin"/>
      </w:r>
      <w:r>
        <w:instrText xml:space="preserve"> HYPERLINK "mailto:02002477@corphq.hk.pccw.com"</w:instrText>
      </w:r>
      <w:bookmarkStart w:id="5" w:name="_@_76C528D52AAA44F0A90140168C28EA40Z"/>
      <w:r>
        <w:fldChar w:fldCharType="separate"/>
      </w:r>
      <w:bookmarkEnd w:id="5"/>
      <w:r w:rsidRPr="0FE85215">
        <w:rPr>
          <w:rStyle w:val="Mention"/>
          <w:noProof/>
        </w:rPr>
        <w:t>@Lai, Sarah PS</w:t>
      </w:r>
      <w:r>
        <w:fldChar w:fldCharType="end"/>
      </w:r>
      <w:r>
        <w:t xml:space="preserve"> </w:t>
      </w:r>
      <w:r>
        <w:rPr>
          <w:rStyle w:val="CommentReference"/>
        </w:rPr>
        <w:annotationRef/>
      </w:r>
    </w:p>
  </w:comment>
  <w:comment w:id="4" w:author="Lai, Sarah PS" w:date="2024-03-18T15:58:00Z" w:initials="SL">
    <w:p w14:paraId="67CD600F" w14:textId="22225B4D" w:rsidR="00663200" w:rsidRDefault="00663200" w:rsidP="00663200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"mailto:01728112@corphq.hk.pccw.com"</w:instrText>
      </w:r>
      <w:bookmarkStart w:id="6" w:name="_@_0325C1896262441CA8E65B73F12EEA1BZ"/>
      <w:r>
        <w:fldChar w:fldCharType="separate"/>
      </w:r>
      <w:bookmarkEnd w:id="6"/>
      <w:r w:rsidRPr="00663200">
        <w:rPr>
          <w:rStyle w:val="Mention"/>
          <w:noProof/>
        </w:rPr>
        <w:t>@Fong, Dean HF</w:t>
      </w:r>
      <w:r>
        <w:fldChar w:fldCharType="end"/>
      </w:r>
      <w:r>
        <w:t xml:space="preserve"> LDA feedbacked system will break down comma to 2 redeem code so not suggest.</w:t>
      </w:r>
    </w:p>
  </w:comment>
  <w:comment w:id="7" w:author="Lai, Cathy HL" w:date="2024-04-03T11:37:00Z" w:initials="LH">
    <w:p w14:paraId="04408DCD" w14:textId="73F0E9EF" w:rsidR="3F5D3C26" w:rsidRDefault="3F5D3C26">
      <w:pPr>
        <w:pStyle w:val="CommentText"/>
        <w:rPr>
          <w:lang w:eastAsia="zh-TW"/>
        </w:rPr>
      </w:pPr>
      <w:r>
        <w:t>mercahnt list means ? drop down list or merchant master list need to maintain ?</w:t>
      </w:r>
      <w:r>
        <w:rPr>
          <w:rStyle w:val="CommentReference"/>
        </w:rPr>
        <w:annotationRef/>
      </w:r>
    </w:p>
  </w:comment>
  <w:comment w:id="8" w:author="Lai, Sarah PS" w:date="2024-04-05T12:04:00Z" w:initials="LSP">
    <w:p w14:paraId="3E4B79F7" w14:textId="70FC960C" w:rsidR="000024C5" w:rsidRDefault="000024C5" w:rsidP="000024C5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"mailto:02002156@corphq.hk.pccw.com"</w:instrText>
      </w:r>
      <w:bookmarkStart w:id="13" w:name="_@_7DD5D4FA18E34E26A4CEEFA78B22F675Z"/>
      <w:r>
        <w:fldChar w:fldCharType="separate"/>
      </w:r>
      <w:bookmarkEnd w:id="13"/>
      <w:r w:rsidRPr="000024C5">
        <w:rPr>
          <w:rStyle w:val="Mention"/>
          <w:noProof/>
        </w:rPr>
        <w:t>@Lai, Cathy HL</w:t>
      </w:r>
      <w:r>
        <w:fldChar w:fldCharType="end"/>
      </w:r>
      <w:r>
        <w:t xml:space="preserve"> means user requires to maintain merchant master list in backend.</w:t>
      </w:r>
    </w:p>
  </w:comment>
  <w:comment w:id="9" w:author="Chan, Rose WY" w:date="2024-04-07T22:55:00Z" w:initials="CW">
    <w:p w14:paraId="5616E1A8" w14:textId="39CE8FE1" w:rsidR="17400C7F" w:rsidRDefault="17400C7F">
      <w:pPr>
        <w:pStyle w:val="CommentText"/>
      </w:pPr>
      <w:r>
        <w:t>Any Home Delivery Master List.  Is this list is to maintain by User @ Backend.</w:t>
      </w:r>
      <w:r>
        <w:rPr>
          <w:rStyle w:val="CommentReference"/>
        </w:rPr>
        <w:annotationRef/>
      </w:r>
    </w:p>
  </w:comment>
  <w:comment w:id="10" w:author="Chan, Rose WY" w:date="2024-04-07T22:56:00Z" w:initials="CW">
    <w:p w14:paraId="62D88D5B" w14:textId="262C28EC" w:rsidR="75498BA9" w:rsidRDefault="75498BA9">
      <w:pPr>
        <w:pStyle w:val="CommentText"/>
      </w:pPr>
      <w:r>
        <w:t>Other than Master list, any flag to distinguish between Home Delivery Item / Merchant Direct Item</w:t>
      </w:r>
      <w:r>
        <w:rPr>
          <w:rStyle w:val="CommentReference"/>
        </w:rPr>
        <w:annotationRef/>
      </w:r>
    </w:p>
    <w:p w14:paraId="32F5D293" w14:textId="1BF3061F" w:rsidR="75498BA9" w:rsidRDefault="75498BA9">
      <w:pPr>
        <w:pStyle w:val="CommentText"/>
      </w:pPr>
    </w:p>
  </w:comment>
  <w:comment w:id="11" w:author="Lai, Sarah PS" w:date="2024-04-08T10:45:00Z" w:initials="SL">
    <w:p w14:paraId="16A2420A" w14:textId="78093405" w:rsidR="00427F21" w:rsidRDefault="00427F21" w:rsidP="00427F21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"mailto:02002538@corphq.hk.pccw.com"</w:instrText>
      </w:r>
      <w:bookmarkStart w:id="14" w:name="_@_B125C0C4EB394B939F04D68CE558CCEBZ"/>
      <w:r>
        <w:fldChar w:fldCharType="separate"/>
      </w:r>
      <w:bookmarkEnd w:id="14"/>
      <w:r w:rsidRPr="00427F21">
        <w:rPr>
          <w:rStyle w:val="Mention"/>
          <w:noProof/>
        </w:rPr>
        <w:t>@Chan, Rose WY</w:t>
      </w:r>
      <w:r>
        <w:fldChar w:fldCharType="end"/>
      </w:r>
      <w:r>
        <w:t xml:space="preserve">  Currently our design didn’t separate csl delivery merchant list. Whether the merchant master list can apply to both merchant direct and csl delivery?</w:t>
      </w:r>
    </w:p>
  </w:comment>
  <w:comment w:id="12" w:author="Lai, Sarah PS" w:date="2024-04-08T10:46:00Z" w:initials="SL">
    <w:p w14:paraId="755D992D" w14:textId="068A6AAD" w:rsidR="00427F21" w:rsidRDefault="00427F21" w:rsidP="00427F21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"mailto:02002538@corphq.hk.pccw.com"</w:instrText>
      </w:r>
      <w:bookmarkStart w:id="15" w:name="_@_605232DB84C549CC9D7E3C6DAFDA6F6AZ"/>
      <w:r>
        <w:fldChar w:fldCharType="separate"/>
      </w:r>
      <w:bookmarkEnd w:id="15"/>
      <w:r w:rsidRPr="00427F21">
        <w:rPr>
          <w:rStyle w:val="Mention"/>
          <w:noProof/>
        </w:rPr>
        <w:t>@Chan, Rose WY</w:t>
      </w:r>
      <w:r>
        <w:fldChar w:fldCharType="end"/>
      </w:r>
      <w:r>
        <w:t xml:space="preserve"> We use </w:t>
      </w:r>
      <w:r>
        <w:rPr>
          <w:color w:val="FF0000"/>
          <w:lang w:val="en-HK"/>
        </w:rPr>
        <w:t xml:space="preserve">Special Delivery Type </w:t>
      </w:r>
      <w:r>
        <w:rPr>
          <w:lang w:val="en-HK"/>
        </w:rPr>
        <w:t>attribute</w:t>
      </w:r>
      <w:r>
        <w:rPr>
          <w:color w:val="FF0000"/>
          <w:lang w:val="en-HK"/>
        </w:rPr>
        <w:t xml:space="preserve"> </w:t>
      </w:r>
      <w:r>
        <w:rPr>
          <w:lang w:val="en-HK"/>
        </w:rPr>
        <w:t>to</w:t>
      </w:r>
      <w:r>
        <w:rPr>
          <w:color w:val="FF0000"/>
          <w:lang w:val="en-HK"/>
        </w:rPr>
        <w:t xml:space="preserve"> </w:t>
      </w:r>
      <w:r>
        <w:t>distinguish between csl  Delivery Item / Merchant Direct Item</w:t>
      </w:r>
    </w:p>
  </w:comment>
  <w:comment w:id="16" w:author="Tsang, Ivy YW (IT)" w:date="2024-03-15T14:38:00Z" w:initials="T(">
    <w:p w14:paraId="48F5D5BA" w14:textId="4C9A588B" w:rsidR="5C273D75" w:rsidRDefault="5C273D75">
      <w:pPr>
        <w:pStyle w:val="CommentText"/>
      </w:pPr>
      <w:r>
        <w:t>Merchant Direct? TBC the naming</w:t>
      </w:r>
      <w:r>
        <w:rPr>
          <w:rStyle w:val="CommentReference"/>
        </w:rPr>
        <w:annotationRef/>
      </w:r>
    </w:p>
  </w:comment>
  <w:comment w:id="17" w:author="Tsang, Ivy YW (IT)" w:date="2024-03-18T09:50:00Z" w:initials="T(">
    <w:p w14:paraId="4A0A05CB" w14:textId="770432D7" w:rsidR="0FE85215" w:rsidRDefault="0FE85215">
      <w:pPr>
        <w:pStyle w:val="CommentText"/>
      </w:pPr>
      <w:r>
        <w:fldChar w:fldCharType="begin"/>
      </w:r>
      <w:r>
        <w:instrText xml:space="preserve"> HYPERLINK "mailto:02002477@corphq.hk.pccw.com"</w:instrText>
      </w:r>
      <w:bookmarkStart w:id="19" w:name="_@_F79C6DDED7A24D2A95A260CDDD228B2FZ"/>
      <w:r>
        <w:fldChar w:fldCharType="separate"/>
      </w:r>
      <w:bookmarkEnd w:id="19"/>
      <w:r w:rsidRPr="0FE85215">
        <w:rPr>
          <w:rStyle w:val="Mention"/>
          <w:noProof/>
        </w:rPr>
        <w:t>@Lai, Sarah PS</w:t>
      </w:r>
      <w:r>
        <w:fldChar w:fldCharType="end"/>
      </w:r>
      <w:r>
        <w:t xml:space="preserve"> </w:t>
      </w:r>
      <w:r>
        <w:rPr>
          <w:rStyle w:val="CommentReference"/>
        </w:rPr>
        <w:annotationRef/>
      </w:r>
    </w:p>
  </w:comment>
  <w:comment w:id="18" w:author="Lai, Sarah PS" w:date="2024-03-18T16:10:00Z" w:initials="SL">
    <w:p w14:paraId="4BBB03A4" w14:textId="0908EED1" w:rsidR="0045380A" w:rsidRDefault="0045380A" w:rsidP="0045380A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"mailto:02000684@corphq.hk.pccw.com"</w:instrText>
      </w:r>
      <w:bookmarkStart w:id="20" w:name="_@_7E33E558F0BE42B0A76D6F2D6C191465Z"/>
      <w:r>
        <w:fldChar w:fldCharType="separate"/>
      </w:r>
      <w:bookmarkEnd w:id="20"/>
      <w:r w:rsidRPr="0045380A">
        <w:rPr>
          <w:rStyle w:val="Mention"/>
          <w:noProof/>
        </w:rPr>
        <w:t>@Tsang, Ivy YW (IT)</w:t>
      </w:r>
      <w:r>
        <w:fldChar w:fldCharType="end"/>
      </w:r>
      <w:r>
        <w:t xml:space="preserve">  </w:t>
      </w:r>
    </w:p>
    <w:p w14:paraId="6087846A" w14:textId="77777777" w:rsidR="0045380A" w:rsidRDefault="0045380A" w:rsidP="0045380A">
      <w:pPr>
        <w:pStyle w:val="CommentText"/>
      </w:pPr>
      <w:r>
        <w:t>Cathy provided:</w:t>
      </w:r>
    </w:p>
    <w:p w14:paraId="2D6B11C5" w14:textId="77777777" w:rsidR="0045380A" w:rsidRDefault="0045380A" w:rsidP="0045380A">
      <w:pPr>
        <w:pStyle w:val="CommentText"/>
      </w:pPr>
      <w:r>
        <w:rPr>
          <w:lang w:val="en-HK"/>
        </w:rPr>
        <w:t xml:space="preserve">Merchant Type: </w:t>
      </w:r>
      <w:r>
        <w:t xml:space="preserve">Home Delivery / Merchant Direct </w:t>
      </w:r>
    </w:p>
  </w:comment>
  <w:comment w:id="21" w:author="So, Marco KH" w:date="2024-04-03T11:39:00Z" w:initials="SK">
    <w:p w14:paraId="37D474B5" w14:textId="541E4C2A" w:rsidR="3F5D3C26" w:rsidRPr="001A64AA" w:rsidRDefault="3F5D3C26">
      <w:pPr>
        <w:pStyle w:val="CommentText"/>
        <w:rPr>
          <w:lang w:val="en-US"/>
        </w:rPr>
      </w:pPr>
      <w:r>
        <w:t>Page2 crossed-out redemption period?</w:t>
      </w:r>
      <w:r>
        <w:rPr>
          <w:rStyle w:val="CommentReference"/>
        </w:rPr>
        <w:annotationRef/>
      </w:r>
    </w:p>
  </w:comment>
  <w:comment w:id="22" w:author="Tsang, Ivy YW (IT)" w:date="2024-04-03T14:44:00Z" w:initials="T(">
    <w:p w14:paraId="3AD260E5" w14:textId="533B45D1" w:rsidR="3BFAB7FC" w:rsidRDefault="3BFAB7FC">
      <w:pPr>
        <w:pStyle w:val="CommentText"/>
      </w:pPr>
      <w:r>
        <w:t>In PDP, there will be three attributes that need to be setup and displayed:</w:t>
      </w:r>
      <w:r>
        <w:rPr>
          <w:rStyle w:val="CommentReference"/>
        </w:rPr>
        <w:annotationRef/>
      </w:r>
    </w:p>
    <w:p w14:paraId="248D4476" w14:textId="20ABA3DB" w:rsidR="3BFAB7FC" w:rsidRDefault="3BFAB7FC">
      <w:pPr>
        <w:pStyle w:val="CommentText"/>
      </w:pPr>
      <w:r>
        <w:t>1. Redemption Detail (reuse existing)</w:t>
      </w:r>
    </w:p>
    <w:p w14:paraId="256A1E77" w14:textId="18901FD6" w:rsidR="3BFAB7FC" w:rsidRDefault="3BFAB7FC">
      <w:pPr>
        <w:pStyle w:val="CommentText"/>
      </w:pPr>
      <w:r w:rsidRPr="3BFAB7FC">
        <w:rPr>
          <w:b/>
          <w:bCs/>
        </w:rPr>
        <w:t>2. Redemption Period (New attribute)</w:t>
      </w:r>
    </w:p>
    <w:p w14:paraId="1ECB743F" w14:textId="44CAB2FA" w:rsidR="3BFAB7FC" w:rsidRDefault="3BFAB7FC">
      <w:pPr>
        <w:pStyle w:val="CommentText"/>
      </w:pPr>
      <w:r>
        <w:t>3. Virtual Product T&amp;C (reuse existing)</w:t>
      </w:r>
    </w:p>
  </w:comment>
  <w:comment w:id="23" w:author="Chan, Rose WY" w:date="2024-04-07T22:58:00Z" w:initials="CW">
    <w:p w14:paraId="42CEC503" w14:textId="15ACAA64" w:rsidR="75498BA9" w:rsidRDefault="75498BA9">
      <w:pPr>
        <w:pStyle w:val="CommentText"/>
      </w:pPr>
      <w:r>
        <w:t>Any Control of Delivery SLA set for Home Delivery / Merchant Direct which is T+5 and T+14 respecstively.   Is it configurable?</w:t>
      </w:r>
      <w:r>
        <w:rPr>
          <w:rStyle w:val="CommentReference"/>
        </w:rPr>
        <w:annotationRef/>
      </w:r>
    </w:p>
  </w:comment>
  <w:comment w:id="24" w:author="Chan, Rose WY" w:date="2024-04-07T23:03:00Z" w:initials="CW">
    <w:p w14:paraId="0BFA4265" w14:textId="147A73B3" w:rsidR="75498BA9" w:rsidRDefault="75498BA9">
      <w:pPr>
        <w:pStyle w:val="CommentText"/>
      </w:pPr>
      <w:r>
        <w:t>Supplement..  For Xiaomi Merchant Direct order, the Delivery SLA is T+21  (T+5 Site visit &amp; T+14 delivery).</w:t>
      </w:r>
      <w:r>
        <w:rPr>
          <w:rStyle w:val="CommentReference"/>
        </w:rPr>
        <w:annotationRef/>
      </w:r>
    </w:p>
  </w:comment>
  <w:comment w:id="25" w:author="Lai, Sarah PS" w:date="2024-04-08T10:55:00Z" w:initials="SL">
    <w:p w14:paraId="129F637C" w14:textId="3D7E9A85" w:rsidR="00945B98" w:rsidRDefault="00945B98" w:rsidP="00945B98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"mailto:02002538@corphq.hk.pccw.com"</w:instrText>
      </w:r>
      <w:bookmarkStart w:id="26" w:name="_@_7428DBEC29FF4635BBC7602B45151F62Z"/>
      <w:r>
        <w:fldChar w:fldCharType="separate"/>
      </w:r>
      <w:bookmarkEnd w:id="26"/>
      <w:r w:rsidRPr="00945B98">
        <w:rPr>
          <w:rStyle w:val="Mention"/>
          <w:noProof/>
        </w:rPr>
        <w:t>@Chan, Rose WY</w:t>
      </w:r>
      <w:r>
        <w:fldChar w:fldCharType="end"/>
      </w:r>
      <w:r>
        <w:t xml:space="preserve"> We didn’t have SLA feature in our site. Need further discussion how to apply SLA for all products in the site.</w:t>
      </w:r>
    </w:p>
  </w:comment>
  <w:comment w:id="27" w:author="Fong, Dean HF" w:date="2024-03-12T15:49:00Z" w:initials="FH">
    <w:p w14:paraId="51B5B1B0" w14:textId="0FD383E4" w:rsidR="4E7CAB57" w:rsidRDefault="4E7CAB57">
      <w:r>
        <w:t>Suggest to use comma instead as it's a more common delimiter</w:t>
      </w:r>
      <w:r>
        <w:annotationRef/>
      </w:r>
    </w:p>
  </w:comment>
  <w:comment w:id="28" w:author="Lai, Cathy HL" w:date="2024-04-03T11:40:00Z" w:initials="LH">
    <w:p w14:paraId="5E3EEE65" w14:textId="49FDF5C6" w:rsidR="3F5D3C26" w:rsidRDefault="3F5D3C26">
      <w:pPr>
        <w:pStyle w:val="CommentText"/>
      </w:pPr>
      <w:r>
        <w:t>if number , comma may classify as long sting number ?</w:t>
      </w:r>
      <w:r>
        <w:rPr>
          <w:rStyle w:val="CommentReference"/>
        </w:rPr>
        <w:annotationRef/>
      </w:r>
    </w:p>
  </w:comment>
  <w:comment w:id="29" w:author="Lai, Sarah PS" w:date="2024-04-05T14:32:00Z" w:initials="SL">
    <w:p w14:paraId="6AA01712" w14:textId="40C7C01A" w:rsidR="005D0843" w:rsidRDefault="005D0843" w:rsidP="005D0843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"mailto:02002156@corphq.hk.pccw.com"</w:instrText>
      </w:r>
      <w:bookmarkStart w:id="30" w:name="_@_04283AA93A634C508AE9CDF2C07597FCZ"/>
      <w:r>
        <w:fldChar w:fldCharType="separate"/>
      </w:r>
      <w:bookmarkEnd w:id="30"/>
      <w:r w:rsidRPr="005D0843">
        <w:rPr>
          <w:rStyle w:val="Mention"/>
          <w:noProof/>
        </w:rPr>
        <w:t>@Lai, Cathy HL</w:t>
      </w:r>
      <w:r>
        <w:fldChar w:fldCharType="end"/>
      </w:r>
      <w:r>
        <w:t xml:space="preserve">  LDA feedbacked system will break down comma to 2 redeem code so not suggest.</w:t>
      </w:r>
    </w:p>
  </w:comment>
  <w:comment w:id="31" w:author="Lai, Cathy HL" w:date="2024-04-03T11:42:00Z" w:initials="LH">
    <w:p w14:paraId="67ACF3B7" w14:textId="52B7B962" w:rsidR="3F5D3C26" w:rsidRDefault="3F5D3C26">
      <w:pPr>
        <w:pStyle w:val="CommentText"/>
      </w:pPr>
      <w:r>
        <w:t xml:space="preserve">can the shipping charge be the optional ? some merchant direct may still have standard shipping charge </w:t>
      </w:r>
      <w:r>
        <w:rPr>
          <w:rStyle w:val="CommentReference"/>
        </w:rPr>
        <w:annotationRef/>
      </w:r>
    </w:p>
  </w:comment>
  <w:comment w:id="32" w:author="Lai, Sarah PS" w:date="2024-04-05T14:35:00Z" w:initials="SL">
    <w:p w14:paraId="50668E97" w14:textId="2B47B9F6" w:rsidR="00586259" w:rsidRDefault="00586259" w:rsidP="00586259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"mailto:02002156@corphq.hk.pccw.com"</w:instrText>
      </w:r>
      <w:bookmarkStart w:id="33" w:name="_@_12FCA0F289F14F39AFA0E3DCBD39FDA2Z"/>
      <w:r>
        <w:fldChar w:fldCharType="separate"/>
      </w:r>
      <w:bookmarkEnd w:id="33"/>
      <w:r w:rsidRPr="00586259">
        <w:rPr>
          <w:rStyle w:val="Mention"/>
          <w:noProof/>
        </w:rPr>
        <w:t>@Lai, Cathy HL</w:t>
      </w:r>
      <w:r>
        <w:fldChar w:fldCharType="end"/>
      </w:r>
      <w:r>
        <w:t xml:space="preserve">  User is able to setup a free charging shipping fee category and exclude products inside the category in Shipment Method module (existing feature)</w:t>
      </w:r>
    </w:p>
  </w:comment>
  <w:comment w:id="34" w:author="So, Marco KH" w:date="2024-04-03T11:44:00Z" w:initials="SK">
    <w:p w14:paraId="7A15C78A" w14:textId="4CB03960" w:rsidR="3F5D3C26" w:rsidRDefault="3F5D3C26">
      <w:pPr>
        <w:pStyle w:val="CommentText"/>
      </w:pPr>
      <w:r>
        <w:t>Any reminder to tell customer shop pick-up is banned due to order invovled merchant direct?</w:t>
      </w:r>
      <w:r>
        <w:rPr>
          <w:rStyle w:val="CommentReference"/>
        </w:rPr>
        <w:annotationRef/>
      </w:r>
    </w:p>
  </w:comment>
  <w:comment w:id="35" w:author="So, Marco KH" w:date="2024-04-03T11:45:00Z" w:initials="SK">
    <w:p w14:paraId="2179A954" w14:textId="02A877BF" w:rsidR="3F5D3C26" w:rsidRDefault="3F5D3C26">
      <w:pPr>
        <w:pStyle w:val="CommentText"/>
      </w:pPr>
      <w:r>
        <w:t>means customer need to separate order if he want store pick-up for physical product, and delivery for merchant direct product</w:t>
      </w:r>
      <w:r>
        <w:rPr>
          <w:rStyle w:val="CommentReference"/>
        </w:rPr>
        <w:annotationRef/>
      </w:r>
    </w:p>
  </w:comment>
  <w:comment w:id="36" w:author="Tsang, Ivy YW (IT)" w:date="2024-04-03T17:45:00Z" w:initials="T(">
    <w:p w14:paraId="256C2424" w14:textId="1CEFCFA4" w:rsidR="3BFAB7FC" w:rsidRDefault="3BFAB7FC">
      <w:pPr>
        <w:pStyle w:val="CommentText"/>
      </w:pPr>
      <w:r>
        <w:t xml:space="preserve">Any reminder? - Yes, can modify the message mentioned in </w:t>
      </w:r>
      <w:r>
        <w:rPr>
          <w:rStyle w:val="CommentReference"/>
        </w:rPr>
        <w:annotationRef/>
      </w:r>
    </w:p>
    <w:p w14:paraId="685AB574" w14:textId="5D40B954" w:rsidR="3BFAB7FC" w:rsidRDefault="3BFAB7FC">
      <w:pPr>
        <w:pStyle w:val="CommentText"/>
      </w:pPr>
      <w:r>
        <w:t>1. Show reminder message on top...</w:t>
      </w:r>
    </w:p>
  </w:comment>
  <w:comment w:id="39" w:author="Tsang, Ivy YW (IT)" w:date="2024-03-27T14:42:00Z" w:initials="T(">
    <w:p w14:paraId="4C9996E8" w14:textId="758CF0BE" w:rsidR="4010638A" w:rsidRDefault="4010638A" w:rsidP="4010638A">
      <w:pPr>
        <w:pStyle w:val="CommentText"/>
      </w:pPr>
      <w:r>
        <w:t>added on 27Mar, clarified with Christine</w:t>
      </w:r>
      <w:r>
        <w:rPr>
          <w:rStyle w:val="CommentReference"/>
        </w:rPr>
        <w:annotationRef/>
      </w:r>
    </w:p>
  </w:comment>
  <w:comment w:id="40" w:author="Lai, Cathy HL" w:date="2024-04-03T11:46:00Z" w:initials="LH">
    <w:p w14:paraId="5C003AD6" w14:textId="32234B5D" w:rsidR="3F5D3C26" w:rsidRPr="00B76E73" w:rsidRDefault="3F5D3C26">
      <w:pPr>
        <w:pStyle w:val="CommentText"/>
        <w:rPr>
          <w:lang w:val="en-US"/>
        </w:rPr>
      </w:pPr>
      <w:r>
        <w:t xml:space="preserve">please state clearly how to import ?  </w:t>
      </w:r>
      <w:r>
        <w:rPr>
          <w:rStyle w:val="CommentReference"/>
        </w:rPr>
        <w:annotationRef/>
      </w:r>
    </w:p>
  </w:comment>
  <w:comment w:id="41" w:author="Lai, Sarah PS" w:date="2024-04-05T14:38:00Z" w:initials="SL">
    <w:p w14:paraId="317277D6" w14:textId="4A036ECB" w:rsidR="008A023D" w:rsidRDefault="008A023D" w:rsidP="008A023D">
      <w:pPr>
        <w:pStyle w:val="CommentText"/>
        <w:ind w:left="720"/>
      </w:pPr>
      <w:r>
        <w:rPr>
          <w:rStyle w:val="CommentReference"/>
        </w:rPr>
        <w:annotationRef/>
      </w:r>
      <w:r>
        <w:fldChar w:fldCharType="begin"/>
      </w:r>
      <w:r>
        <w:instrText>HYPERLINK "mailto:02002156@corphq.hk.pccw.com"</w:instrText>
      </w:r>
      <w:bookmarkStart w:id="44" w:name="_@_D126BE2DB1C540C99B98143E1206BE2BZ"/>
      <w:r>
        <w:fldChar w:fldCharType="separate"/>
      </w:r>
      <w:bookmarkEnd w:id="44"/>
      <w:r w:rsidRPr="008A023D">
        <w:rPr>
          <w:rStyle w:val="Mention"/>
          <w:noProof/>
        </w:rPr>
        <w:t>@Lai, Cathy HL</w:t>
      </w:r>
      <w:r>
        <w:fldChar w:fldCharType="end"/>
      </w:r>
      <w:r>
        <w:t xml:space="preserve">  Please check [</w:t>
      </w:r>
      <w:r>
        <w:rPr>
          <w:b/>
          <w:bCs/>
          <w:color w:val="ED7D31"/>
        </w:rPr>
        <w:t>Backend: Shipment Update Job</w:t>
      </w:r>
      <w:r>
        <w:rPr>
          <w:b/>
          <w:bCs/>
        </w:rPr>
        <w:t xml:space="preserve">] </w:t>
      </w:r>
      <w:r>
        <w:t>section for special delivery shipment status update</w:t>
      </w:r>
    </w:p>
  </w:comment>
  <w:comment w:id="42" w:author="Chan, Rose WY" w:date="2024-04-07T23:06:00Z" w:initials="CW">
    <w:p w14:paraId="7DFDD3BB" w14:textId="06D668BA" w:rsidR="75498BA9" w:rsidRDefault="75498BA9">
      <w:pPr>
        <w:pStyle w:val="CommentText"/>
      </w:pPr>
      <w:r>
        <w:t xml:space="preserve">Backend shipment update job apply to ALL Special Delivery Virtual Products - Please clarify.   </w:t>
      </w:r>
      <w:r>
        <w:rPr>
          <w:rStyle w:val="CommentReference"/>
        </w:rPr>
        <w:annotationRef/>
      </w:r>
    </w:p>
    <w:p w14:paraId="27C42CED" w14:textId="46C90ED0" w:rsidR="75498BA9" w:rsidRDefault="75498BA9">
      <w:pPr>
        <w:pStyle w:val="CommentText"/>
      </w:pPr>
    </w:p>
  </w:comment>
  <w:comment w:id="43" w:author="Lai, Sarah PS" w:date="2024-04-08T11:04:00Z" w:initials="SL">
    <w:p w14:paraId="62F702C9" w14:textId="31CC5A05" w:rsidR="00254220" w:rsidRDefault="00254220" w:rsidP="00254220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"mailto:02002538@corphq.hk.pccw.com"</w:instrText>
      </w:r>
      <w:bookmarkStart w:id="45" w:name="_@_948AC8CF5ABB45849E0AA86C0FB9B638Z"/>
      <w:r>
        <w:fldChar w:fldCharType="separate"/>
      </w:r>
      <w:bookmarkEnd w:id="45"/>
      <w:r w:rsidRPr="00254220">
        <w:rPr>
          <w:rStyle w:val="Mention"/>
          <w:noProof/>
        </w:rPr>
        <w:t>@Chan, Rose WY</w:t>
      </w:r>
      <w:r>
        <w:fldChar w:fldCharType="end"/>
      </w:r>
      <w:r>
        <w:t xml:space="preserve"> All special delivery products (csl delivery &amp; merchant direct) require to use the job for updating shipment status manually.</w:t>
      </w:r>
    </w:p>
  </w:comment>
  <w:comment w:id="46" w:author="So, Marco KH" w:date="2024-04-03T11:47:00Z" w:initials="SK">
    <w:p w14:paraId="5D1C09E8" w14:textId="3D9B3089" w:rsidR="3F5D3C26" w:rsidRDefault="3F5D3C26">
      <w:pPr>
        <w:pStyle w:val="CommentText"/>
      </w:pPr>
      <w:r>
        <w:t>When will charge customer for payment?</w:t>
      </w:r>
      <w:r>
        <w:rPr>
          <w:rStyle w:val="CommentReference"/>
        </w:rPr>
        <w:annotationRef/>
      </w:r>
    </w:p>
    <w:p w14:paraId="688A89DA" w14:textId="0EB554B2" w:rsidR="3F5D3C26" w:rsidRDefault="3F5D3C26">
      <w:pPr>
        <w:pStyle w:val="CommentText"/>
      </w:pPr>
      <w:r>
        <w:t>Can we explore step to "hold" customer payment before merchant confirm have stock to fulfill?</w:t>
      </w:r>
    </w:p>
    <w:p w14:paraId="694E16B9" w14:textId="2828A6AA" w:rsidR="3F5D3C26" w:rsidRDefault="3F5D3C26">
      <w:pPr>
        <w:pStyle w:val="CommentText"/>
      </w:pPr>
    </w:p>
    <w:p w14:paraId="25EBBE49" w14:textId="252D4F08" w:rsidR="3F5D3C26" w:rsidRDefault="3F5D3C26">
      <w:pPr>
        <w:pStyle w:val="CommentText"/>
      </w:pPr>
      <w:r>
        <w:t>like iPhone at apple.com</w:t>
      </w:r>
    </w:p>
  </w:comment>
  <w:comment w:id="47" w:author="Lai, Sarah PS" w:date="2024-04-05T14:39:00Z" w:initials="SL">
    <w:p w14:paraId="08E9BDEF" w14:textId="25E05FA5" w:rsidR="00EE6DD0" w:rsidRDefault="00EE6DD0" w:rsidP="00EE6DD0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"mailto:02007230@corphq.hk.pccw.com"</w:instrText>
      </w:r>
      <w:bookmarkStart w:id="48" w:name="_@_77AEB34F7A8041B08CF0CC9011329B6FZ"/>
      <w:r>
        <w:fldChar w:fldCharType="separate"/>
      </w:r>
      <w:bookmarkEnd w:id="48"/>
      <w:r w:rsidRPr="00EE6DD0">
        <w:rPr>
          <w:rStyle w:val="Mention"/>
          <w:noProof/>
        </w:rPr>
        <w:t>@So, Marco KH</w:t>
      </w:r>
      <w:r>
        <w:fldChar w:fldCharType="end"/>
      </w:r>
      <w:r>
        <w:t xml:space="preserve"> Discussed with OPP, there is no solution for now. we can only do authorization and capture at one go at this moment. </w:t>
      </w:r>
    </w:p>
  </w:comment>
  <w:comment w:id="49" w:author="Ng, Vincent CY" w:date="2024-07-18T10:29:00Z" w:initials="NC">
    <w:p w14:paraId="53C0E5D8" w14:textId="3B1DEA4D" w:rsidR="0003028E" w:rsidRDefault="0003028E">
      <w:pPr>
        <w:pStyle w:val="CommentText"/>
      </w:pPr>
      <w:r>
        <w:rPr>
          <w:rStyle w:val="CommentReference"/>
        </w:rPr>
        <w:annotationRef/>
      </w:r>
      <w:r w:rsidRPr="5E3ED652">
        <w:t>Pls be reminded to update the delivery status in all email notifications as well.</w:t>
      </w:r>
    </w:p>
  </w:comment>
  <w:comment w:id="51" w:author="Tsang, Ivy YW (IT)" w:date="2024-03-15T15:32:00Z" w:initials="T(">
    <w:p w14:paraId="5ACBF11F" w14:textId="3C267772" w:rsidR="2AA47B21" w:rsidRDefault="2AA47B21">
      <w:pPr>
        <w:pStyle w:val="CommentText"/>
      </w:pPr>
      <w:r>
        <w:t>Update template with diff. code type/  multiple redemption codes in separate pages.</w:t>
      </w:r>
      <w:r>
        <w:rPr>
          <w:rStyle w:val="CommentReference"/>
        </w:rPr>
        <w:annotationRef/>
      </w:r>
    </w:p>
  </w:comment>
  <w:comment w:id="52" w:author="Lai, Cathy HL" w:date="2024-04-03T12:12:00Z" w:initials="LH">
    <w:p w14:paraId="4709025C" w14:textId="4A4D62C8" w:rsidR="3F5D3C26" w:rsidRDefault="3F5D3C26">
      <w:pPr>
        <w:pStyle w:val="CommentText"/>
      </w:pPr>
      <w:r>
        <w:t>please provide the order confirmation email template for special delivery.</w:t>
      </w:r>
      <w:r>
        <w:rPr>
          <w:rStyle w:val="CommentReference"/>
        </w:rPr>
        <w:annotationRef/>
      </w:r>
    </w:p>
  </w:comment>
  <w:comment w:id="53" w:author="Tsang, Ivy YW (IT)" w:date="2024-04-03T18:02:00Z" w:initials="T(">
    <w:p w14:paraId="1B06830C" w14:textId="43682489" w:rsidR="3BFAB7FC" w:rsidRPr="00940B14" w:rsidRDefault="3BFAB7FC">
      <w:pPr>
        <w:pStyle w:val="CommentText"/>
        <w:rPr>
          <w:lang w:val="en-US"/>
        </w:rPr>
      </w:pPr>
      <w:r>
        <w:t>the confirmation template would be the same for all Physical/ Virtual/ Special delivery products</w:t>
      </w:r>
      <w:r>
        <w:rPr>
          <w:rStyle w:val="CommentReference"/>
        </w:rPr>
        <w:annotationRef/>
      </w:r>
    </w:p>
  </w:comment>
  <w:comment w:id="54" w:author="Lai, Cathy HL" w:date="2024-04-03T11:51:00Z" w:initials="LH">
    <w:p w14:paraId="3A3AD462" w14:textId="22ADD218" w:rsidR="3F5D3C26" w:rsidRDefault="3F5D3C26">
      <w:pPr>
        <w:pStyle w:val="CommentText"/>
      </w:pPr>
      <w:r>
        <w:t xml:space="preserve">user update ? </w:t>
      </w:r>
      <w:r>
        <w:rPr>
          <w:rStyle w:val="CommentReference"/>
        </w:rPr>
        <w:annotationRef/>
      </w:r>
    </w:p>
  </w:comment>
  <w:comment w:id="55" w:author="Lai, Sarah PS" w:date="2024-04-05T15:15:00Z" w:initials="SL">
    <w:p w14:paraId="58EB302A" w14:textId="400889A5" w:rsidR="00024E93" w:rsidRDefault="00024E93" w:rsidP="00024E93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"mailto:02002156@corphq.hk.pccw.com"</w:instrText>
      </w:r>
      <w:bookmarkStart w:id="56" w:name="_@_B2FD90489DCD4C9D8A3806C444BD8E6CZ"/>
      <w:r>
        <w:fldChar w:fldCharType="separate"/>
      </w:r>
      <w:bookmarkEnd w:id="56"/>
      <w:r w:rsidRPr="00024E93">
        <w:rPr>
          <w:rStyle w:val="Mention"/>
          <w:noProof/>
        </w:rPr>
        <w:t>@Lai, Cathy HL</w:t>
      </w:r>
      <w:r>
        <w:fldChar w:fldCharType="end"/>
      </w:r>
      <w:r>
        <w:t xml:space="preserve"> csl delivery &amp; merchant direct shipment requires user to update.</w:t>
      </w:r>
    </w:p>
  </w:comment>
  <w:comment w:id="57" w:author="So, Marco KH" w:date="2024-04-03T12:05:00Z" w:initials="SK">
    <w:p w14:paraId="41149E99" w14:textId="16CC93CA" w:rsidR="3F5D3C26" w:rsidRDefault="3F5D3C26">
      <w:pPr>
        <w:pStyle w:val="CommentText"/>
      </w:pPr>
      <w:r>
        <w:t>Shipment status group by merchant level ? or item level?</w:t>
      </w:r>
      <w:r>
        <w:rPr>
          <w:rStyle w:val="CommentReference"/>
        </w:rPr>
        <w:annotationRef/>
      </w:r>
    </w:p>
  </w:comment>
  <w:comment w:id="58" w:author="Lai, Sarah PS" w:date="2024-04-05T15:15:00Z" w:initials="SL">
    <w:p w14:paraId="6A054516" w14:textId="60E6589C" w:rsidR="007769A3" w:rsidRDefault="007769A3" w:rsidP="007769A3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"mailto:02007230@corphq.hk.pccw.com"</w:instrText>
      </w:r>
      <w:bookmarkStart w:id="59" w:name="_@_7E9F959C409245C38594E3097D520E5DZ"/>
      <w:r>
        <w:fldChar w:fldCharType="separate"/>
      </w:r>
      <w:bookmarkEnd w:id="59"/>
      <w:r w:rsidRPr="007769A3">
        <w:rPr>
          <w:rStyle w:val="Mention"/>
          <w:noProof/>
        </w:rPr>
        <w:t>@So, Marco KH</w:t>
      </w:r>
      <w:r>
        <w:fldChar w:fldCharType="end"/>
      </w:r>
      <w:r>
        <w:t xml:space="preserve"> For special delivery, shipment status group by merchant.</w:t>
      </w:r>
    </w:p>
  </w:comment>
  <w:comment w:id="60" w:author="So, Marco KH" w:date="2024-04-03T12:06:00Z" w:initials="SK">
    <w:p w14:paraId="2B278A6E" w14:textId="40FE2D8F" w:rsidR="3F5D3C26" w:rsidRDefault="3F5D3C26">
      <w:pPr>
        <w:pStyle w:val="CommentText"/>
      </w:pPr>
      <w:r>
        <w:t>Can add a column of name of merchant ? as there should be a merchant list we need to preload to SFCC</w:t>
      </w:r>
      <w:r>
        <w:rPr>
          <w:rStyle w:val="CommentReference"/>
        </w:rPr>
        <w:annotationRef/>
      </w:r>
    </w:p>
  </w:comment>
  <w:comment w:id="61" w:author="Lai, Sarah PS" w:date="2024-04-05T15:18:00Z" w:initials="SL">
    <w:p w14:paraId="3E3007DD" w14:textId="03E91247" w:rsidR="007769A3" w:rsidRDefault="007769A3" w:rsidP="007769A3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"mailto:02007230@corphq.hk.pccw.com"</w:instrText>
      </w:r>
      <w:bookmarkStart w:id="62" w:name="_@_56C9B0B3D2C84F4F91127E2525C05CA2Z"/>
      <w:r>
        <w:fldChar w:fldCharType="separate"/>
      </w:r>
      <w:bookmarkEnd w:id="62"/>
      <w:r w:rsidRPr="007769A3">
        <w:rPr>
          <w:rStyle w:val="Mention"/>
          <w:noProof/>
        </w:rPr>
        <w:t>@So, Marco KH</w:t>
      </w:r>
      <w:r>
        <w:fldChar w:fldCharType="end"/>
      </w:r>
      <w:r>
        <w:t xml:space="preserve"> Added</w:t>
      </w:r>
    </w:p>
  </w:comment>
  <w:comment w:id="64" w:author="Lai, Cathy HL" w:date="2024-04-03T11:52:00Z" w:initials="LH">
    <w:p w14:paraId="4DC46C7C" w14:textId="1A72E32B" w:rsidR="3F5D3C26" w:rsidRDefault="3F5D3C26">
      <w:pPr>
        <w:pStyle w:val="CommentText"/>
      </w:pPr>
      <w:r>
        <w:t xml:space="preserve">if order completed , it should have the back ISO ? </w:t>
      </w:r>
      <w:r>
        <w:rPr>
          <w:rStyle w:val="CommentReference"/>
        </w:rPr>
        <w:annotationRef/>
      </w:r>
    </w:p>
  </w:comment>
  <w:comment w:id="65" w:author="Lai, Sarah PS" w:date="2024-04-05T15:19:00Z" w:initials="SL">
    <w:p w14:paraId="1C8792F0" w14:textId="11E1AE11" w:rsidR="007769A3" w:rsidRDefault="007769A3" w:rsidP="007769A3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"mailto:02002156@corphq.hk.pccw.com"</w:instrText>
      </w:r>
      <w:bookmarkStart w:id="66" w:name="_@_954C60CD3FC44543B313F447FED0B46DZ"/>
      <w:r>
        <w:fldChar w:fldCharType="separate"/>
      </w:r>
      <w:bookmarkEnd w:id="66"/>
      <w:r w:rsidRPr="007769A3">
        <w:rPr>
          <w:rStyle w:val="Mention"/>
          <w:noProof/>
        </w:rPr>
        <w:t>@Lai, Cathy HL</w:t>
      </w:r>
      <w:r>
        <w:fldChar w:fldCharType="end"/>
      </w:r>
      <w:r>
        <w:t xml:space="preserve"> No integration handling of this part. SFCC won’t cater this record.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F2834AC" w15:done="1"/>
  <w15:commentEx w15:paraId="17508E0A" w15:done="1"/>
  <w15:commentEx w15:paraId="011E322B" w15:done="1"/>
  <w15:commentEx w15:paraId="7CDE6FA3" w15:paraIdParent="011E322B" w15:done="1"/>
  <w15:commentEx w15:paraId="67CD600F" w15:paraIdParent="011E322B" w15:done="1"/>
  <w15:commentEx w15:paraId="04408DCD" w15:done="0"/>
  <w15:commentEx w15:paraId="3E4B79F7" w15:paraIdParent="04408DCD" w15:done="0"/>
  <w15:commentEx w15:paraId="5616E1A8" w15:paraIdParent="04408DCD" w15:done="0"/>
  <w15:commentEx w15:paraId="32F5D293" w15:paraIdParent="04408DCD" w15:done="0"/>
  <w15:commentEx w15:paraId="16A2420A" w15:paraIdParent="04408DCD" w15:done="0"/>
  <w15:commentEx w15:paraId="755D992D" w15:paraIdParent="04408DCD" w15:done="0"/>
  <w15:commentEx w15:paraId="48F5D5BA" w15:done="1"/>
  <w15:commentEx w15:paraId="4A0A05CB" w15:paraIdParent="48F5D5BA" w15:done="1"/>
  <w15:commentEx w15:paraId="2D6B11C5" w15:paraIdParent="48F5D5BA" w15:done="1"/>
  <w15:commentEx w15:paraId="37D474B5" w15:done="0"/>
  <w15:commentEx w15:paraId="1ECB743F" w15:paraIdParent="37D474B5" w15:done="0"/>
  <w15:commentEx w15:paraId="42CEC503" w15:paraIdParent="37D474B5" w15:done="0"/>
  <w15:commentEx w15:paraId="0BFA4265" w15:paraIdParent="37D474B5" w15:done="0"/>
  <w15:commentEx w15:paraId="129F637C" w15:paraIdParent="37D474B5" w15:done="0"/>
  <w15:commentEx w15:paraId="51B5B1B0" w15:done="0"/>
  <w15:commentEx w15:paraId="5E3EEE65" w15:paraIdParent="51B5B1B0" w15:done="0"/>
  <w15:commentEx w15:paraId="6AA01712" w15:paraIdParent="51B5B1B0" w15:done="0"/>
  <w15:commentEx w15:paraId="67ACF3B7" w15:done="0"/>
  <w15:commentEx w15:paraId="50668E97" w15:paraIdParent="67ACF3B7" w15:done="0"/>
  <w15:commentEx w15:paraId="7A15C78A" w15:done="0"/>
  <w15:commentEx w15:paraId="2179A954" w15:paraIdParent="7A15C78A" w15:done="0"/>
  <w15:commentEx w15:paraId="685AB574" w15:paraIdParent="7A15C78A" w15:done="0"/>
  <w15:commentEx w15:paraId="4C9996E8" w15:done="1"/>
  <w15:commentEx w15:paraId="5C003AD6" w15:done="0"/>
  <w15:commentEx w15:paraId="317277D6" w15:paraIdParent="5C003AD6" w15:done="0"/>
  <w15:commentEx w15:paraId="27C42CED" w15:paraIdParent="5C003AD6" w15:done="0"/>
  <w15:commentEx w15:paraId="62F702C9" w15:paraIdParent="5C003AD6" w15:done="0"/>
  <w15:commentEx w15:paraId="25EBBE49" w15:done="0"/>
  <w15:commentEx w15:paraId="08E9BDEF" w15:paraIdParent="25EBBE49" w15:done="0"/>
  <w15:commentEx w15:paraId="53C0E5D8" w15:done="0"/>
  <w15:commentEx w15:paraId="5ACBF11F" w15:done="1"/>
  <w15:commentEx w15:paraId="4709025C" w15:done="0"/>
  <w15:commentEx w15:paraId="1B06830C" w15:paraIdParent="4709025C" w15:done="0"/>
  <w15:commentEx w15:paraId="3A3AD462" w15:done="0"/>
  <w15:commentEx w15:paraId="58EB302A" w15:paraIdParent="3A3AD462" w15:done="0"/>
  <w15:commentEx w15:paraId="41149E99" w15:done="0"/>
  <w15:commentEx w15:paraId="6A054516" w15:paraIdParent="41149E99" w15:done="0"/>
  <w15:commentEx w15:paraId="2B278A6E" w15:done="0"/>
  <w15:commentEx w15:paraId="3E3007DD" w15:paraIdParent="2B278A6E" w15:done="0"/>
  <w15:commentEx w15:paraId="4DC46C7C" w15:done="0"/>
  <w15:commentEx w15:paraId="1C8792F0" w15:paraIdParent="4DC46C7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44C427F" w16cex:dateUtc="2024-03-14T02:24:00Z">
    <w16cex:extLst>
      <w16:ext w16:uri="{CE6994B0-6A32-4C9F-8C6B-6E91EDA988CE}">
        <cr:reactions xmlns:cr="http://schemas.microsoft.com/office/comments/2020/reactions">
          <cr:reaction reactionType="1">
            <cr:reactionInfo dateUtc="2024-03-15T03:40:39Z">
              <cr:user userId="S::02000684@corphq.hk.pccw.com::9028de89-dcd1-41d4-a94e-346b3c6b9cd7" userProvider="AD" userName="Tsang, Ivy YW (IT)"/>
            </cr:reactionInfo>
          </cr:reaction>
        </cr:reactions>
      </w16:ext>
    </w16cex:extLst>
  </w16cex:commentExtensible>
  <w16cex:commentExtensible w16cex:durableId="5E880833" w16cex:dateUtc="2024-03-12T07:32:00Z">
    <w16cex:extLst>
      <w16:ext w16:uri="{CE6994B0-6A32-4C9F-8C6B-6E91EDA988CE}">
        <cr:reactions xmlns:cr="http://schemas.microsoft.com/office/comments/2020/reactions">
          <cr:reaction reactionType="1">
            <cr:reactionInfo dateUtc="2024-03-12T08:22:28Z">
              <cr:user userId="S::02002477@corphq.hk.pccw.com::8b1734b7-5b41-4e57-8292-1b9575c9dbe6" userProvider="AD" userName="Lai, Sarah PS"/>
            </cr:reactionInfo>
          </cr:reaction>
        </cr:reactions>
      </w16:ext>
    </w16cex:extLst>
  </w16cex:commentExtensible>
  <w16cex:commentExtensible w16cex:durableId="74DABCF7" w16cex:dateUtc="2024-03-12T07:49:00Z"/>
  <w16cex:commentExtensible w16cex:durableId="4B5EE980" w16cex:dateUtc="2024-03-18T01:50:00Z"/>
  <w16cex:commentExtensible w16cex:durableId="6B1ED5F4" w16cex:dateUtc="2024-03-18T07:58:00Z"/>
  <w16cex:commentExtensible w16cex:durableId="003E86E2" w16cex:dateUtc="2024-04-03T03:37:00Z"/>
  <w16cex:commentExtensible w16cex:durableId="69037C13" w16cex:dateUtc="2024-04-05T04:04:00Z"/>
  <w16cex:commentExtensible w16cex:durableId="1FB51D95" w16cex:dateUtc="2024-04-07T14:55:00Z"/>
  <w16cex:commentExtensible w16cex:durableId="19ABA8D2" w16cex:dateUtc="2024-04-07T14:56:00Z"/>
  <w16cex:commentExtensible w16cex:durableId="79083039" w16cex:dateUtc="2024-04-08T02:45:00Z"/>
  <w16cex:commentExtensible w16cex:durableId="5F447A7D" w16cex:dateUtc="2024-04-08T02:46:00Z"/>
  <w16cex:commentExtensible w16cex:durableId="436D9526" w16cex:dateUtc="2024-03-15T06:38:00Z">
    <w16cex:extLst>
      <w16:ext w16:uri="{CE6994B0-6A32-4C9F-8C6B-6E91EDA988CE}">
        <cr:reactions xmlns:cr="http://schemas.microsoft.com/office/comments/2020/reactions">
          <cr:reaction reactionType="1">
            <cr:reactionInfo dateUtc="2024-03-19T04:32:32Z">
              <cr:user userId="S::02000684@corphq.hk.pccw.com::9028de89-dcd1-41d4-a94e-346b3c6b9cd7" userProvider="AD" userName="Tsang, Ivy YW (IT)"/>
            </cr:reactionInfo>
          </cr:reaction>
        </cr:reactions>
      </w16:ext>
    </w16cex:extLst>
  </w16cex:commentExtensible>
  <w16cex:commentExtensible w16cex:durableId="56AD546C" w16cex:dateUtc="2024-03-18T01:50:00Z"/>
  <w16cex:commentExtensible w16cex:durableId="6F7AABA2" w16cex:dateUtc="2024-03-18T08:10:00Z"/>
  <w16cex:commentExtensible w16cex:durableId="76EE92FE" w16cex:dateUtc="2024-04-03T03:39:00Z"/>
  <w16cex:commentExtensible w16cex:durableId="248B0D36" w16cex:dateUtc="2024-04-03T06:44:00Z"/>
  <w16cex:commentExtensible w16cex:durableId="66D95E76" w16cex:dateUtc="2024-04-07T14:58:00Z"/>
  <w16cex:commentExtensible w16cex:durableId="46CA72BC" w16cex:dateUtc="2024-04-07T15:03:00Z"/>
  <w16cex:commentExtensible w16cex:durableId="226F27C7" w16cex:dateUtc="2024-04-08T02:55:00Z"/>
  <w16cex:commentExtensible w16cex:durableId="5EA49796" w16cex:dateUtc="2024-03-12T07:49:00Z"/>
  <w16cex:commentExtensible w16cex:durableId="7530FF76" w16cex:dateUtc="2024-04-03T03:40:00Z"/>
  <w16cex:commentExtensible w16cex:durableId="3F9FE03A" w16cex:dateUtc="2024-04-05T06:32:00Z"/>
  <w16cex:commentExtensible w16cex:durableId="27667FBD" w16cex:dateUtc="2024-04-03T03:42:00Z"/>
  <w16cex:commentExtensible w16cex:durableId="1E2ACBB9" w16cex:dateUtc="2024-04-05T06:35:00Z"/>
  <w16cex:commentExtensible w16cex:durableId="378FD5D9" w16cex:dateUtc="2024-04-03T03:44:00Z"/>
  <w16cex:commentExtensible w16cex:durableId="7CA85EC1" w16cex:dateUtc="2024-04-03T03:45:00Z"/>
  <w16cex:commentExtensible w16cex:durableId="771E42A0" w16cex:dateUtc="2024-04-03T09:45:00Z"/>
  <w16cex:commentExtensible w16cex:durableId="2DD9679A" w16cex:dateUtc="2024-03-27T06:42:00Z"/>
  <w16cex:commentExtensible w16cex:durableId="406D0693" w16cex:dateUtc="2024-04-03T03:46:00Z"/>
  <w16cex:commentExtensible w16cex:durableId="57873AA3" w16cex:dateUtc="2024-04-05T06:38:00Z"/>
  <w16cex:commentExtensible w16cex:durableId="2C716D05" w16cex:dateUtc="2024-04-07T15:06:00Z"/>
  <w16cex:commentExtensible w16cex:durableId="32261EC5" w16cex:dateUtc="2024-04-08T03:04:00Z"/>
  <w16cex:commentExtensible w16cex:durableId="59634B56" w16cex:dateUtc="2024-04-03T03:47:00Z"/>
  <w16cex:commentExtensible w16cex:durableId="42A06612" w16cex:dateUtc="2024-04-05T06:39:00Z"/>
  <w16cex:commentExtensible w16cex:durableId="2AF16519" w16cex:dateUtc="2024-07-18T02:29:00Z"/>
  <w16cex:commentExtensible w16cex:durableId="5FDD30D8" w16cex:dateUtc="2024-03-15T07:32:00Z"/>
  <w16cex:commentExtensible w16cex:durableId="697D6DC6" w16cex:dateUtc="2024-04-03T04:12:00Z"/>
  <w16cex:commentExtensible w16cex:durableId="1CC0835A" w16cex:dateUtc="2024-04-03T10:02:00Z"/>
  <w16cex:commentExtensible w16cex:durableId="00FE51B4" w16cex:dateUtc="2024-04-03T03:51:00Z"/>
  <w16cex:commentExtensible w16cex:durableId="5848DB28" w16cex:dateUtc="2024-04-05T07:15:00Z"/>
  <w16cex:commentExtensible w16cex:durableId="69465701" w16cex:dateUtc="2024-04-03T04:05:00Z"/>
  <w16cex:commentExtensible w16cex:durableId="39FE9BF3" w16cex:dateUtc="2024-04-05T07:15:00Z"/>
  <w16cex:commentExtensible w16cex:durableId="2CB740A4" w16cex:dateUtc="2024-04-03T04:06:00Z"/>
  <w16cex:commentExtensible w16cex:durableId="3FC9C332" w16cex:dateUtc="2024-04-05T07:18:00Z"/>
  <w16cex:commentExtensible w16cex:durableId="42AD2938" w16cex:dateUtc="2024-04-03T03:52:00Z"/>
  <w16cex:commentExtensible w16cex:durableId="49E53DED" w16cex:dateUtc="2024-04-05T07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F2834AC" w16cid:durableId="544C427F"/>
  <w16cid:commentId w16cid:paraId="17508E0A" w16cid:durableId="5E880833"/>
  <w16cid:commentId w16cid:paraId="011E322B" w16cid:durableId="74DABCF7"/>
  <w16cid:commentId w16cid:paraId="7CDE6FA3" w16cid:durableId="4B5EE980"/>
  <w16cid:commentId w16cid:paraId="67CD600F" w16cid:durableId="6B1ED5F4"/>
  <w16cid:commentId w16cid:paraId="04408DCD" w16cid:durableId="003E86E2"/>
  <w16cid:commentId w16cid:paraId="3E4B79F7" w16cid:durableId="69037C13"/>
  <w16cid:commentId w16cid:paraId="5616E1A8" w16cid:durableId="1FB51D95"/>
  <w16cid:commentId w16cid:paraId="32F5D293" w16cid:durableId="19ABA8D2"/>
  <w16cid:commentId w16cid:paraId="16A2420A" w16cid:durableId="79083039"/>
  <w16cid:commentId w16cid:paraId="755D992D" w16cid:durableId="5F447A7D"/>
  <w16cid:commentId w16cid:paraId="48F5D5BA" w16cid:durableId="436D9526"/>
  <w16cid:commentId w16cid:paraId="4A0A05CB" w16cid:durableId="56AD546C"/>
  <w16cid:commentId w16cid:paraId="2D6B11C5" w16cid:durableId="6F7AABA2"/>
  <w16cid:commentId w16cid:paraId="37D474B5" w16cid:durableId="76EE92FE"/>
  <w16cid:commentId w16cid:paraId="1ECB743F" w16cid:durableId="248B0D36"/>
  <w16cid:commentId w16cid:paraId="42CEC503" w16cid:durableId="66D95E76"/>
  <w16cid:commentId w16cid:paraId="0BFA4265" w16cid:durableId="46CA72BC"/>
  <w16cid:commentId w16cid:paraId="129F637C" w16cid:durableId="226F27C7"/>
  <w16cid:commentId w16cid:paraId="51B5B1B0" w16cid:durableId="5EA49796"/>
  <w16cid:commentId w16cid:paraId="5E3EEE65" w16cid:durableId="7530FF76"/>
  <w16cid:commentId w16cid:paraId="6AA01712" w16cid:durableId="3F9FE03A"/>
  <w16cid:commentId w16cid:paraId="67ACF3B7" w16cid:durableId="27667FBD"/>
  <w16cid:commentId w16cid:paraId="50668E97" w16cid:durableId="1E2ACBB9"/>
  <w16cid:commentId w16cid:paraId="7A15C78A" w16cid:durableId="378FD5D9"/>
  <w16cid:commentId w16cid:paraId="2179A954" w16cid:durableId="7CA85EC1"/>
  <w16cid:commentId w16cid:paraId="685AB574" w16cid:durableId="771E42A0"/>
  <w16cid:commentId w16cid:paraId="4C9996E8" w16cid:durableId="2DD9679A"/>
  <w16cid:commentId w16cid:paraId="5C003AD6" w16cid:durableId="406D0693"/>
  <w16cid:commentId w16cid:paraId="317277D6" w16cid:durableId="57873AA3"/>
  <w16cid:commentId w16cid:paraId="27C42CED" w16cid:durableId="2C716D05"/>
  <w16cid:commentId w16cid:paraId="62F702C9" w16cid:durableId="32261EC5"/>
  <w16cid:commentId w16cid:paraId="25EBBE49" w16cid:durableId="59634B56"/>
  <w16cid:commentId w16cid:paraId="08E9BDEF" w16cid:durableId="42A06612"/>
  <w16cid:commentId w16cid:paraId="53C0E5D8" w16cid:durableId="2AF16519"/>
  <w16cid:commentId w16cid:paraId="5ACBF11F" w16cid:durableId="5FDD30D8"/>
  <w16cid:commentId w16cid:paraId="4709025C" w16cid:durableId="697D6DC6"/>
  <w16cid:commentId w16cid:paraId="1B06830C" w16cid:durableId="1CC0835A"/>
  <w16cid:commentId w16cid:paraId="3A3AD462" w16cid:durableId="00FE51B4"/>
  <w16cid:commentId w16cid:paraId="58EB302A" w16cid:durableId="5848DB28"/>
  <w16cid:commentId w16cid:paraId="41149E99" w16cid:durableId="69465701"/>
  <w16cid:commentId w16cid:paraId="6A054516" w16cid:durableId="39FE9BF3"/>
  <w16cid:commentId w16cid:paraId="2B278A6E" w16cid:durableId="2CB740A4"/>
  <w16cid:commentId w16cid:paraId="3E3007DD" w16cid:durableId="3FC9C332"/>
  <w16cid:commentId w16cid:paraId="4DC46C7C" w16cid:durableId="42AD2938"/>
  <w16cid:commentId w16cid:paraId="1C8792F0" w16cid:durableId="49E53DE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150296" w14:textId="77777777" w:rsidR="00A73C08" w:rsidRDefault="00A73C08">
      <w:pPr>
        <w:spacing w:after="0" w:line="240" w:lineRule="auto"/>
      </w:pPr>
      <w:r>
        <w:separator/>
      </w:r>
    </w:p>
  </w:endnote>
  <w:endnote w:type="continuationSeparator" w:id="0">
    <w:p w14:paraId="01BBA06B" w14:textId="77777777" w:rsidR="00A73C08" w:rsidRDefault="00A73C08">
      <w:pPr>
        <w:spacing w:after="0" w:line="240" w:lineRule="auto"/>
      </w:pPr>
      <w:r>
        <w:continuationSeparator/>
      </w:r>
    </w:p>
  </w:endnote>
  <w:endnote w:type="continuationNotice" w:id="1">
    <w:p w14:paraId="774DF1C0" w14:textId="77777777" w:rsidR="00A73C08" w:rsidRDefault="00A73C0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E6B1422" w14:paraId="46EAC9D2" w14:textId="77777777" w:rsidTr="0E6B1422">
      <w:trPr>
        <w:trHeight w:val="300"/>
      </w:trPr>
      <w:tc>
        <w:tcPr>
          <w:tcW w:w="3005" w:type="dxa"/>
        </w:tcPr>
        <w:p w14:paraId="70A50915" w14:textId="1F820C54" w:rsidR="0E6B1422" w:rsidRDefault="0E6B1422" w:rsidP="0E6B1422">
          <w:pPr>
            <w:pStyle w:val="Header"/>
            <w:ind w:left="-115"/>
          </w:pPr>
        </w:p>
      </w:tc>
      <w:tc>
        <w:tcPr>
          <w:tcW w:w="3005" w:type="dxa"/>
        </w:tcPr>
        <w:p w14:paraId="1FACBAE5" w14:textId="6DAF0600" w:rsidR="0E6B1422" w:rsidRDefault="0E6B1422" w:rsidP="0E6B1422">
          <w:pPr>
            <w:pStyle w:val="Header"/>
            <w:jc w:val="center"/>
          </w:pPr>
        </w:p>
      </w:tc>
      <w:tc>
        <w:tcPr>
          <w:tcW w:w="3005" w:type="dxa"/>
        </w:tcPr>
        <w:p w14:paraId="6D82C939" w14:textId="29C110B2" w:rsidR="0E6B1422" w:rsidRDefault="0E6B1422" w:rsidP="0E6B1422">
          <w:pPr>
            <w:pStyle w:val="Header"/>
            <w:ind w:right="-115"/>
            <w:jc w:val="right"/>
          </w:pPr>
        </w:p>
      </w:tc>
    </w:tr>
  </w:tbl>
  <w:p w14:paraId="711845E3" w14:textId="19F44184" w:rsidR="0E6B1422" w:rsidRDefault="0E6B1422" w:rsidP="0E6B14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47569" w14:textId="77777777" w:rsidR="00A73C08" w:rsidRDefault="00A73C08">
      <w:pPr>
        <w:spacing w:after="0" w:line="240" w:lineRule="auto"/>
      </w:pPr>
      <w:r>
        <w:separator/>
      </w:r>
    </w:p>
  </w:footnote>
  <w:footnote w:type="continuationSeparator" w:id="0">
    <w:p w14:paraId="00398F07" w14:textId="77777777" w:rsidR="00A73C08" w:rsidRDefault="00A73C08">
      <w:pPr>
        <w:spacing w:after="0" w:line="240" w:lineRule="auto"/>
      </w:pPr>
      <w:r>
        <w:continuationSeparator/>
      </w:r>
    </w:p>
  </w:footnote>
  <w:footnote w:type="continuationNotice" w:id="1">
    <w:p w14:paraId="56CC32ED" w14:textId="77777777" w:rsidR="00A73C08" w:rsidRDefault="00A73C0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E6B1422" w14:paraId="77781304" w14:textId="77777777" w:rsidTr="0E6B1422">
      <w:trPr>
        <w:trHeight w:val="300"/>
      </w:trPr>
      <w:tc>
        <w:tcPr>
          <w:tcW w:w="3005" w:type="dxa"/>
        </w:tcPr>
        <w:p w14:paraId="6B3FDAD6" w14:textId="0D07F523" w:rsidR="0E6B1422" w:rsidRDefault="0E6B1422" w:rsidP="0E6B1422">
          <w:pPr>
            <w:pStyle w:val="Header"/>
            <w:ind w:left="-115"/>
          </w:pPr>
        </w:p>
      </w:tc>
      <w:tc>
        <w:tcPr>
          <w:tcW w:w="3005" w:type="dxa"/>
        </w:tcPr>
        <w:p w14:paraId="4DEC0261" w14:textId="443851F3" w:rsidR="0E6B1422" w:rsidRDefault="0E6B1422" w:rsidP="0E6B1422">
          <w:pPr>
            <w:pStyle w:val="Header"/>
            <w:jc w:val="center"/>
          </w:pPr>
        </w:p>
      </w:tc>
      <w:tc>
        <w:tcPr>
          <w:tcW w:w="3005" w:type="dxa"/>
        </w:tcPr>
        <w:p w14:paraId="03D29C38" w14:textId="6DCE4665" w:rsidR="0E6B1422" w:rsidRDefault="0E6B1422" w:rsidP="0E6B1422">
          <w:pPr>
            <w:pStyle w:val="Header"/>
            <w:ind w:right="-115"/>
            <w:jc w:val="right"/>
          </w:pPr>
        </w:p>
      </w:tc>
    </w:tr>
  </w:tbl>
  <w:p w14:paraId="7735FCAD" w14:textId="130D8A51" w:rsidR="0E6B1422" w:rsidRDefault="0E6B1422" w:rsidP="0E6B142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EENa/C+20P5yt" int2:id="hHaZe6oG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BB870"/>
    <w:multiLevelType w:val="hybridMultilevel"/>
    <w:tmpl w:val="9364F1C0"/>
    <w:lvl w:ilvl="0" w:tplc="C068EF44">
      <w:start w:val="1"/>
      <w:numFmt w:val="upperLetter"/>
      <w:lvlText w:val="%1."/>
      <w:lvlJc w:val="left"/>
      <w:pPr>
        <w:ind w:left="720" w:hanging="360"/>
      </w:pPr>
    </w:lvl>
    <w:lvl w:ilvl="1" w:tplc="16808650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C880880">
      <w:start w:val="1"/>
      <w:numFmt w:val="lowerRoman"/>
      <w:lvlText w:val="%3."/>
      <w:lvlJc w:val="right"/>
      <w:pPr>
        <w:ind w:left="2160" w:hanging="180"/>
      </w:pPr>
      <w:rPr>
        <w:color w:val="auto"/>
      </w:rPr>
    </w:lvl>
    <w:lvl w:ilvl="3" w:tplc="A9942C96">
      <w:start w:val="1"/>
      <w:numFmt w:val="decimal"/>
      <w:lvlText w:val="%4."/>
      <w:lvlJc w:val="left"/>
      <w:pPr>
        <w:ind w:left="2880" w:hanging="360"/>
      </w:pPr>
    </w:lvl>
    <w:lvl w:ilvl="4" w:tplc="CFE2A464">
      <w:start w:val="1"/>
      <w:numFmt w:val="lowerLetter"/>
      <w:lvlText w:val="%5."/>
      <w:lvlJc w:val="left"/>
      <w:pPr>
        <w:ind w:left="3600" w:hanging="360"/>
      </w:pPr>
    </w:lvl>
    <w:lvl w:ilvl="5" w:tplc="0564187A">
      <w:start w:val="1"/>
      <w:numFmt w:val="lowerRoman"/>
      <w:lvlText w:val="%6."/>
      <w:lvlJc w:val="right"/>
      <w:pPr>
        <w:ind w:left="4320" w:hanging="180"/>
      </w:pPr>
    </w:lvl>
    <w:lvl w:ilvl="6" w:tplc="6D829A48">
      <w:start w:val="1"/>
      <w:numFmt w:val="decimal"/>
      <w:lvlText w:val="%7."/>
      <w:lvlJc w:val="left"/>
      <w:pPr>
        <w:ind w:left="5040" w:hanging="360"/>
      </w:pPr>
    </w:lvl>
    <w:lvl w:ilvl="7" w:tplc="41BE72CE">
      <w:start w:val="1"/>
      <w:numFmt w:val="lowerLetter"/>
      <w:lvlText w:val="%8."/>
      <w:lvlJc w:val="left"/>
      <w:pPr>
        <w:ind w:left="5760" w:hanging="360"/>
      </w:pPr>
    </w:lvl>
    <w:lvl w:ilvl="8" w:tplc="C91020D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4633C"/>
    <w:multiLevelType w:val="hybridMultilevel"/>
    <w:tmpl w:val="0804DC6C"/>
    <w:lvl w:ilvl="0" w:tplc="A77022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3106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CE46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489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CA4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EF9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AAD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107F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AC5F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D3B46"/>
    <w:multiLevelType w:val="hybridMultilevel"/>
    <w:tmpl w:val="6B365EE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AD6238B"/>
    <w:multiLevelType w:val="hybridMultilevel"/>
    <w:tmpl w:val="696E06BC"/>
    <w:lvl w:ilvl="0" w:tplc="C902E7C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A47A4CEE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76700DF2">
      <w:start w:val="1"/>
      <w:numFmt w:val="lowerRoman"/>
      <w:lvlText w:val="%3."/>
      <w:lvlJc w:val="right"/>
      <w:pPr>
        <w:ind w:left="2160" w:hanging="180"/>
      </w:pPr>
    </w:lvl>
    <w:lvl w:ilvl="3" w:tplc="586EDE80">
      <w:start w:val="1"/>
      <w:numFmt w:val="decimal"/>
      <w:lvlText w:val="%4."/>
      <w:lvlJc w:val="left"/>
      <w:pPr>
        <w:ind w:left="2880" w:hanging="360"/>
      </w:pPr>
    </w:lvl>
    <w:lvl w:ilvl="4" w:tplc="88887472">
      <w:start w:val="1"/>
      <w:numFmt w:val="lowerLetter"/>
      <w:lvlText w:val="%5."/>
      <w:lvlJc w:val="left"/>
      <w:pPr>
        <w:ind w:left="3600" w:hanging="360"/>
      </w:pPr>
    </w:lvl>
    <w:lvl w:ilvl="5" w:tplc="DBFC0CF8">
      <w:start w:val="1"/>
      <w:numFmt w:val="lowerRoman"/>
      <w:lvlText w:val="%6."/>
      <w:lvlJc w:val="right"/>
      <w:pPr>
        <w:ind w:left="4320" w:hanging="180"/>
      </w:pPr>
    </w:lvl>
    <w:lvl w:ilvl="6" w:tplc="F8F8C9C2">
      <w:start w:val="1"/>
      <w:numFmt w:val="decimal"/>
      <w:lvlText w:val="%7."/>
      <w:lvlJc w:val="left"/>
      <w:pPr>
        <w:ind w:left="5040" w:hanging="360"/>
      </w:pPr>
    </w:lvl>
    <w:lvl w:ilvl="7" w:tplc="D4A098AC">
      <w:start w:val="1"/>
      <w:numFmt w:val="lowerLetter"/>
      <w:lvlText w:val="%8."/>
      <w:lvlJc w:val="left"/>
      <w:pPr>
        <w:ind w:left="5760" w:hanging="360"/>
      </w:pPr>
    </w:lvl>
    <w:lvl w:ilvl="8" w:tplc="71D2F40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24B30"/>
    <w:multiLevelType w:val="hybridMultilevel"/>
    <w:tmpl w:val="9F30929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B4303756">
      <w:start w:val="1"/>
      <w:numFmt w:val="decimal"/>
      <w:lvlText w:val="%4."/>
      <w:lvlJc w:val="left"/>
      <w:pPr>
        <w:ind w:left="2880" w:hanging="360"/>
      </w:pPr>
    </w:lvl>
    <w:lvl w:ilvl="4" w:tplc="26E45824">
      <w:start w:val="1"/>
      <w:numFmt w:val="lowerLetter"/>
      <w:lvlText w:val="%5."/>
      <w:lvlJc w:val="left"/>
      <w:pPr>
        <w:ind w:left="3600" w:hanging="360"/>
      </w:pPr>
    </w:lvl>
    <w:lvl w:ilvl="5" w:tplc="D9F8BCFC">
      <w:start w:val="1"/>
      <w:numFmt w:val="lowerRoman"/>
      <w:lvlText w:val="%6."/>
      <w:lvlJc w:val="right"/>
      <w:pPr>
        <w:ind w:left="4320" w:hanging="180"/>
      </w:pPr>
    </w:lvl>
    <w:lvl w:ilvl="6" w:tplc="8424CD2A">
      <w:start w:val="1"/>
      <w:numFmt w:val="decimal"/>
      <w:lvlText w:val="%7."/>
      <w:lvlJc w:val="left"/>
      <w:pPr>
        <w:ind w:left="5040" w:hanging="360"/>
      </w:pPr>
    </w:lvl>
    <w:lvl w:ilvl="7" w:tplc="45B0CD1E">
      <w:start w:val="1"/>
      <w:numFmt w:val="lowerLetter"/>
      <w:lvlText w:val="%8."/>
      <w:lvlJc w:val="left"/>
      <w:pPr>
        <w:ind w:left="5760" w:hanging="360"/>
      </w:pPr>
    </w:lvl>
    <w:lvl w:ilvl="8" w:tplc="9DF41A0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8B1D2"/>
    <w:multiLevelType w:val="hybridMultilevel"/>
    <w:tmpl w:val="0C768542"/>
    <w:lvl w:ilvl="0" w:tplc="9926F1F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5D16873E">
      <w:start w:val="1"/>
      <w:numFmt w:val="lowerRoman"/>
      <w:lvlText w:val="%3."/>
      <w:lvlJc w:val="right"/>
      <w:pPr>
        <w:ind w:left="2160" w:hanging="180"/>
      </w:pPr>
    </w:lvl>
    <w:lvl w:ilvl="3" w:tplc="F4865D42">
      <w:start w:val="1"/>
      <w:numFmt w:val="decimal"/>
      <w:lvlText w:val="%4."/>
      <w:lvlJc w:val="left"/>
      <w:pPr>
        <w:ind w:left="2880" w:hanging="360"/>
      </w:pPr>
    </w:lvl>
    <w:lvl w:ilvl="4" w:tplc="2B12D99C">
      <w:start w:val="1"/>
      <w:numFmt w:val="lowerLetter"/>
      <w:lvlText w:val="%5."/>
      <w:lvlJc w:val="left"/>
      <w:pPr>
        <w:ind w:left="3600" w:hanging="360"/>
      </w:pPr>
    </w:lvl>
    <w:lvl w:ilvl="5" w:tplc="C9847510">
      <w:start w:val="1"/>
      <w:numFmt w:val="lowerRoman"/>
      <w:lvlText w:val="%6."/>
      <w:lvlJc w:val="right"/>
      <w:pPr>
        <w:ind w:left="4320" w:hanging="180"/>
      </w:pPr>
    </w:lvl>
    <w:lvl w:ilvl="6" w:tplc="6FD00516">
      <w:start w:val="1"/>
      <w:numFmt w:val="decimal"/>
      <w:lvlText w:val="%7."/>
      <w:lvlJc w:val="left"/>
      <w:pPr>
        <w:ind w:left="5040" w:hanging="360"/>
      </w:pPr>
    </w:lvl>
    <w:lvl w:ilvl="7" w:tplc="8460BBA6">
      <w:start w:val="1"/>
      <w:numFmt w:val="lowerLetter"/>
      <w:lvlText w:val="%8."/>
      <w:lvlJc w:val="left"/>
      <w:pPr>
        <w:ind w:left="5760" w:hanging="360"/>
      </w:pPr>
    </w:lvl>
    <w:lvl w:ilvl="8" w:tplc="5A84F85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73478"/>
    <w:multiLevelType w:val="hybridMultilevel"/>
    <w:tmpl w:val="092EACA6"/>
    <w:lvl w:ilvl="0" w:tplc="0C766D52">
      <w:start w:val="1"/>
      <w:numFmt w:val="decimal"/>
      <w:lvlText w:val="%1."/>
      <w:lvlJc w:val="left"/>
      <w:pPr>
        <w:ind w:left="720" w:hanging="360"/>
      </w:pPr>
    </w:lvl>
    <w:lvl w:ilvl="1" w:tplc="838AE3D0">
      <w:start w:val="1"/>
      <w:numFmt w:val="lowerLetter"/>
      <w:lvlText w:val="%2."/>
      <w:lvlJc w:val="left"/>
      <w:pPr>
        <w:ind w:left="1440" w:hanging="360"/>
      </w:pPr>
    </w:lvl>
    <w:lvl w:ilvl="2" w:tplc="47C4787C">
      <w:start w:val="1"/>
      <w:numFmt w:val="lowerRoman"/>
      <w:lvlText w:val="%3."/>
      <w:lvlJc w:val="right"/>
      <w:pPr>
        <w:ind w:left="2160" w:hanging="180"/>
      </w:pPr>
    </w:lvl>
    <w:lvl w:ilvl="3" w:tplc="BE6A99AC">
      <w:start w:val="1"/>
      <w:numFmt w:val="decimal"/>
      <w:lvlText w:val="%4."/>
      <w:lvlJc w:val="left"/>
      <w:pPr>
        <w:ind w:left="2880" w:hanging="360"/>
      </w:pPr>
    </w:lvl>
    <w:lvl w:ilvl="4" w:tplc="FC62C4B6">
      <w:start w:val="1"/>
      <w:numFmt w:val="lowerLetter"/>
      <w:lvlText w:val="%5."/>
      <w:lvlJc w:val="left"/>
      <w:pPr>
        <w:ind w:left="3600" w:hanging="360"/>
      </w:pPr>
    </w:lvl>
    <w:lvl w:ilvl="5" w:tplc="3796C7CC">
      <w:start w:val="1"/>
      <w:numFmt w:val="lowerRoman"/>
      <w:lvlText w:val="%6."/>
      <w:lvlJc w:val="right"/>
      <w:pPr>
        <w:ind w:left="4320" w:hanging="180"/>
      </w:pPr>
    </w:lvl>
    <w:lvl w:ilvl="6" w:tplc="925C7F3C">
      <w:start w:val="1"/>
      <w:numFmt w:val="decimal"/>
      <w:lvlText w:val="%7."/>
      <w:lvlJc w:val="left"/>
      <w:pPr>
        <w:ind w:left="5040" w:hanging="360"/>
      </w:pPr>
    </w:lvl>
    <w:lvl w:ilvl="7" w:tplc="AE6E5718">
      <w:start w:val="1"/>
      <w:numFmt w:val="lowerLetter"/>
      <w:lvlText w:val="%8."/>
      <w:lvlJc w:val="left"/>
      <w:pPr>
        <w:ind w:left="5760" w:hanging="360"/>
      </w:pPr>
    </w:lvl>
    <w:lvl w:ilvl="8" w:tplc="950EB6B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43458A"/>
    <w:multiLevelType w:val="hybridMultilevel"/>
    <w:tmpl w:val="EA86ACE0"/>
    <w:lvl w:ilvl="0" w:tplc="40F42E7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9EE087B6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4C9EBFC0">
      <w:start w:val="1"/>
      <w:numFmt w:val="lowerRoman"/>
      <w:lvlText w:val="%3."/>
      <w:lvlJc w:val="right"/>
      <w:pPr>
        <w:ind w:left="2160" w:hanging="180"/>
      </w:pPr>
    </w:lvl>
    <w:lvl w:ilvl="3" w:tplc="E250BC04">
      <w:start w:val="1"/>
      <w:numFmt w:val="decimal"/>
      <w:lvlText w:val="%4."/>
      <w:lvlJc w:val="left"/>
      <w:pPr>
        <w:ind w:left="2880" w:hanging="360"/>
      </w:pPr>
    </w:lvl>
    <w:lvl w:ilvl="4" w:tplc="7EF88E1A">
      <w:start w:val="1"/>
      <w:numFmt w:val="lowerLetter"/>
      <w:lvlText w:val="%5."/>
      <w:lvlJc w:val="left"/>
      <w:pPr>
        <w:ind w:left="3600" w:hanging="360"/>
      </w:pPr>
    </w:lvl>
    <w:lvl w:ilvl="5" w:tplc="FD1A8EAA">
      <w:start w:val="1"/>
      <w:numFmt w:val="lowerRoman"/>
      <w:lvlText w:val="%6."/>
      <w:lvlJc w:val="right"/>
      <w:pPr>
        <w:ind w:left="4320" w:hanging="180"/>
      </w:pPr>
    </w:lvl>
    <w:lvl w:ilvl="6" w:tplc="9E78EDDE">
      <w:start w:val="1"/>
      <w:numFmt w:val="decimal"/>
      <w:lvlText w:val="%7."/>
      <w:lvlJc w:val="left"/>
      <w:pPr>
        <w:ind w:left="5040" w:hanging="360"/>
      </w:pPr>
    </w:lvl>
    <w:lvl w:ilvl="7" w:tplc="DB82AB5C">
      <w:start w:val="1"/>
      <w:numFmt w:val="lowerLetter"/>
      <w:lvlText w:val="%8."/>
      <w:lvlJc w:val="left"/>
      <w:pPr>
        <w:ind w:left="5760" w:hanging="360"/>
      </w:pPr>
    </w:lvl>
    <w:lvl w:ilvl="8" w:tplc="79B0E54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F3FF24"/>
    <w:multiLevelType w:val="hybridMultilevel"/>
    <w:tmpl w:val="E738035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54CC78CA">
      <w:start w:val="1"/>
      <w:numFmt w:val="lowerLetter"/>
      <w:lvlText w:val="%2."/>
      <w:lvlJc w:val="left"/>
      <w:pPr>
        <w:ind w:left="1440" w:hanging="360"/>
      </w:pPr>
    </w:lvl>
    <w:lvl w:ilvl="2" w:tplc="49163740">
      <w:start w:val="1"/>
      <w:numFmt w:val="lowerRoman"/>
      <w:lvlText w:val="%3."/>
      <w:lvlJc w:val="right"/>
      <w:pPr>
        <w:ind w:left="2160" w:hanging="180"/>
      </w:pPr>
    </w:lvl>
    <w:lvl w:ilvl="3" w:tplc="099C0A8C">
      <w:start w:val="1"/>
      <w:numFmt w:val="decimal"/>
      <w:lvlText w:val="%4."/>
      <w:lvlJc w:val="left"/>
      <w:pPr>
        <w:ind w:left="2880" w:hanging="360"/>
      </w:pPr>
    </w:lvl>
    <w:lvl w:ilvl="4" w:tplc="F53A5FB2">
      <w:start w:val="1"/>
      <w:numFmt w:val="lowerLetter"/>
      <w:lvlText w:val="%5."/>
      <w:lvlJc w:val="left"/>
      <w:pPr>
        <w:ind w:left="3600" w:hanging="360"/>
      </w:pPr>
    </w:lvl>
    <w:lvl w:ilvl="5" w:tplc="928A1C8A">
      <w:start w:val="1"/>
      <w:numFmt w:val="lowerRoman"/>
      <w:lvlText w:val="%6."/>
      <w:lvlJc w:val="right"/>
      <w:pPr>
        <w:ind w:left="4320" w:hanging="180"/>
      </w:pPr>
    </w:lvl>
    <w:lvl w:ilvl="6" w:tplc="2E4EEFD4">
      <w:start w:val="1"/>
      <w:numFmt w:val="decimal"/>
      <w:lvlText w:val="%7."/>
      <w:lvlJc w:val="left"/>
      <w:pPr>
        <w:ind w:left="5040" w:hanging="360"/>
      </w:pPr>
    </w:lvl>
    <w:lvl w:ilvl="7" w:tplc="4B3C9186">
      <w:start w:val="1"/>
      <w:numFmt w:val="lowerLetter"/>
      <w:lvlText w:val="%8."/>
      <w:lvlJc w:val="left"/>
      <w:pPr>
        <w:ind w:left="5760" w:hanging="360"/>
      </w:pPr>
    </w:lvl>
    <w:lvl w:ilvl="8" w:tplc="4CDE7A4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728F01"/>
    <w:multiLevelType w:val="hybridMultilevel"/>
    <w:tmpl w:val="FFFFFFFF"/>
    <w:lvl w:ilvl="0" w:tplc="CEEE36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20C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9661F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E76001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1825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3671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64BF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9A2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0E7D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8CD85A"/>
    <w:multiLevelType w:val="hybridMultilevel"/>
    <w:tmpl w:val="C546A62A"/>
    <w:lvl w:ilvl="0" w:tplc="1500E332">
      <w:start w:val="1"/>
      <w:numFmt w:val="decimal"/>
      <w:lvlText w:val="%1."/>
      <w:lvlJc w:val="left"/>
      <w:pPr>
        <w:ind w:left="720" w:hanging="360"/>
      </w:pPr>
      <w:rPr>
        <w:strike w:val="0"/>
        <w:color w:val="auto"/>
      </w:rPr>
    </w:lvl>
    <w:lvl w:ilvl="1" w:tplc="FFFFFFFF">
      <w:start w:val="1"/>
      <w:numFmt w:val="upperLetter"/>
      <w:lvlText w:val="%2."/>
      <w:lvlJc w:val="left"/>
      <w:pPr>
        <w:ind w:left="1440" w:hanging="360"/>
      </w:pPr>
    </w:lvl>
    <w:lvl w:ilvl="2" w:tplc="DDBC17CE">
      <w:start w:val="1"/>
      <w:numFmt w:val="lowerRoman"/>
      <w:lvlText w:val="%3."/>
      <w:lvlJc w:val="right"/>
      <w:pPr>
        <w:ind w:left="2160" w:hanging="180"/>
      </w:pPr>
      <w:rPr>
        <w:strike w:val="0"/>
      </w:rPr>
    </w:lvl>
    <w:lvl w:ilvl="3" w:tplc="E08626CE">
      <w:start w:val="1"/>
      <w:numFmt w:val="decimal"/>
      <w:lvlText w:val="%4."/>
      <w:lvlJc w:val="left"/>
      <w:pPr>
        <w:ind w:left="2880" w:hanging="360"/>
      </w:pPr>
    </w:lvl>
    <w:lvl w:ilvl="4" w:tplc="659C8322">
      <w:start w:val="1"/>
      <w:numFmt w:val="lowerLetter"/>
      <w:lvlText w:val="%5."/>
      <w:lvlJc w:val="left"/>
      <w:pPr>
        <w:ind w:left="3600" w:hanging="360"/>
      </w:pPr>
      <w:rPr>
        <w:color w:val="auto"/>
      </w:rPr>
    </w:lvl>
    <w:lvl w:ilvl="5" w:tplc="6588A24E">
      <w:start w:val="1"/>
      <w:numFmt w:val="lowerRoman"/>
      <w:lvlText w:val="%6."/>
      <w:lvlJc w:val="right"/>
      <w:pPr>
        <w:ind w:left="4320" w:hanging="180"/>
      </w:pPr>
    </w:lvl>
    <w:lvl w:ilvl="6" w:tplc="3D184BB4">
      <w:start w:val="1"/>
      <w:numFmt w:val="decimal"/>
      <w:lvlText w:val="%7."/>
      <w:lvlJc w:val="left"/>
      <w:pPr>
        <w:ind w:left="5040" w:hanging="360"/>
      </w:pPr>
    </w:lvl>
    <w:lvl w:ilvl="7" w:tplc="A79C89FA">
      <w:start w:val="1"/>
      <w:numFmt w:val="lowerLetter"/>
      <w:lvlText w:val="%8."/>
      <w:lvlJc w:val="left"/>
      <w:pPr>
        <w:ind w:left="5760" w:hanging="360"/>
      </w:pPr>
    </w:lvl>
    <w:lvl w:ilvl="8" w:tplc="BD9E0A0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A200F8"/>
    <w:multiLevelType w:val="hybridMultilevel"/>
    <w:tmpl w:val="FFFFFFFF"/>
    <w:lvl w:ilvl="0" w:tplc="010EE1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A2A8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505A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E681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A0E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0C89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8A68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EC9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0E16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81AB44"/>
    <w:multiLevelType w:val="hybridMultilevel"/>
    <w:tmpl w:val="11F8B98E"/>
    <w:lvl w:ilvl="0" w:tplc="029096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D63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50A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20D2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464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CE64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D619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6AD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12C2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073457"/>
    <w:multiLevelType w:val="hybridMultilevel"/>
    <w:tmpl w:val="5DAE338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3F6FCAC4"/>
    <w:multiLevelType w:val="hybridMultilevel"/>
    <w:tmpl w:val="A8F07B48"/>
    <w:lvl w:ilvl="0" w:tplc="DFB01B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C68AB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83EF5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C27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DA3C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F0D5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8669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3A0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4451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B7EE9"/>
    <w:multiLevelType w:val="hybridMultilevel"/>
    <w:tmpl w:val="88BC0CD0"/>
    <w:lvl w:ilvl="0" w:tplc="FC60AC72">
      <w:start w:val="1"/>
      <w:numFmt w:val="decimal"/>
      <w:lvlText w:val="%1."/>
      <w:lvlJc w:val="left"/>
      <w:pPr>
        <w:ind w:left="720" w:hanging="360"/>
      </w:pPr>
      <w:rPr>
        <w:strike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20A6C528">
      <w:start w:val="1"/>
      <w:numFmt w:val="lowerRoman"/>
      <w:lvlText w:val="%3."/>
      <w:lvlJc w:val="right"/>
      <w:pPr>
        <w:ind w:left="2160" w:hanging="180"/>
      </w:pPr>
      <w:rPr>
        <w:color w:val="auto"/>
      </w:rPr>
    </w:lvl>
    <w:lvl w:ilvl="3" w:tplc="3216F1AE">
      <w:start w:val="1"/>
      <w:numFmt w:val="decimal"/>
      <w:lvlText w:val="%4."/>
      <w:lvlJc w:val="left"/>
      <w:pPr>
        <w:ind w:left="2880" w:hanging="360"/>
      </w:pPr>
    </w:lvl>
    <w:lvl w:ilvl="4" w:tplc="58B44372">
      <w:start w:val="1"/>
      <w:numFmt w:val="lowerLetter"/>
      <w:lvlText w:val="%5."/>
      <w:lvlJc w:val="left"/>
      <w:pPr>
        <w:ind w:left="3600" w:hanging="360"/>
      </w:pPr>
    </w:lvl>
    <w:lvl w:ilvl="5" w:tplc="BF163A28">
      <w:start w:val="1"/>
      <w:numFmt w:val="lowerRoman"/>
      <w:lvlText w:val="%6."/>
      <w:lvlJc w:val="right"/>
      <w:pPr>
        <w:ind w:left="4320" w:hanging="180"/>
      </w:pPr>
    </w:lvl>
    <w:lvl w:ilvl="6" w:tplc="9BBC292E">
      <w:start w:val="1"/>
      <w:numFmt w:val="decimal"/>
      <w:lvlText w:val="%7."/>
      <w:lvlJc w:val="left"/>
      <w:pPr>
        <w:ind w:left="5040" w:hanging="360"/>
      </w:pPr>
    </w:lvl>
    <w:lvl w:ilvl="7" w:tplc="3B5EE66E">
      <w:start w:val="1"/>
      <w:numFmt w:val="lowerLetter"/>
      <w:lvlText w:val="%8."/>
      <w:lvlJc w:val="left"/>
      <w:pPr>
        <w:ind w:left="5760" w:hanging="360"/>
      </w:pPr>
    </w:lvl>
    <w:lvl w:ilvl="8" w:tplc="A046167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B42160"/>
    <w:multiLevelType w:val="hybridMultilevel"/>
    <w:tmpl w:val="34AC2446"/>
    <w:lvl w:ilvl="0" w:tplc="5D16873E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E57C79"/>
    <w:multiLevelType w:val="hybridMultilevel"/>
    <w:tmpl w:val="F34EAC30"/>
    <w:lvl w:ilvl="0" w:tplc="838AE3D0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F87F21"/>
    <w:multiLevelType w:val="hybridMultilevel"/>
    <w:tmpl w:val="B1A23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C618D0"/>
    <w:multiLevelType w:val="hybridMultilevel"/>
    <w:tmpl w:val="092EAC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E96B2B"/>
    <w:multiLevelType w:val="hybridMultilevel"/>
    <w:tmpl w:val="5C7216C8"/>
    <w:lvl w:ilvl="0" w:tplc="6D90A6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5E063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0C6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0A1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BA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48D6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F6B8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BAA2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0CAE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5A32E8"/>
    <w:multiLevelType w:val="hybridMultilevel"/>
    <w:tmpl w:val="AA143C70"/>
    <w:lvl w:ilvl="0" w:tplc="19B81C4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A5681142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86A60BF4">
      <w:start w:val="1"/>
      <w:numFmt w:val="lowerRoman"/>
      <w:lvlText w:val="%3."/>
      <w:lvlJc w:val="right"/>
      <w:pPr>
        <w:ind w:left="198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1301EB"/>
    <w:multiLevelType w:val="hybridMultilevel"/>
    <w:tmpl w:val="1C487062"/>
    <w:lvl w:ilvl="0" w:tplc="B7500C92">
      <w:start w:val="1"/>
      <w:numFmt w:val="lowerLetter"/>
      <w:lvlText w:val="%1)"/>
      <w:lvlJc w:val="left"/>
      <w:pPr>
        <w:ind w:left="1800" w:hanging="360"/>
      </w:pPr>
      <w:rPr>
        <w:b w:val="0"/>
        <w:bCs w:val="0"/>
      </w:rPr>
    </w:lvl>
    <w:lvl w:ilvl="1" w:tplc="77940554" w:tentative="1">
      <w:start w:val="1"/>
      <w:numFmt w:val="lowerLetter"/>
      <w:lvlText w:val="%2."/>
      <w:lvlJc w:val="left"/>
      <w:pPr>
        <w:ind w:left="2520" w:hanging="360"/>
      </w:pPr>
    </w:lvl>
    <w:lvl w:ilvl="2" w:tplc="B5FAC516" w:tentative="1">
      <w:start w:val="1"/>
      <w:numFmt w:val="lowerRoman"/>
      <w:lvlText w:val="%3."/>
      <w:lvlJc w:val="right"/>
      <w:pPr>
        <w:ind w:left="3240" w:hanging="180"/>
      </w:pPr>
    </w:lvl>
    <w:lvl w:ilvl="3" w:tplc="694AC522" w:tentative="1">
      <w:start w:val="1"/>
      <w:numFmt w:val="decimal"/>
      <w:lvlText w:val="%4."/>
      <w:lvlJc w:val="left"/>
      <w:pPr>
        <w:ind w:left="3960" w:hanging="360"/>
      </w:pPr>
    </w:lvl>
    <w:lvl w:ilvl="4" w:tplc="45F2BDF4" w:tentative="1">
      <w:start w:val="1"/>
      <w:numFmt w:val="lowerLetter"/>
      <w:lvlText w:val="%5."/>
      <w:lvlJc w:val="left"/>
      <w:pPr>
        <w:ind w:left="4680" w:hanging="360"/>
      </w:pPr>
    </w:lvl>
    <w:lvl w:ilvl="5" w:tplc="D9F07DC0" w:tentative="1">
      <w:start w:val="1"/>
      <w:numFmt w:val="lowerRoman"/>
      <w:lvlText w:val="%6."/>
      <w:lvlJc w:val="right"/>
      <w:pPr>
        <w:ind w:left="5400" w:hanging="180"/>
      </w:pPr>
    </w:lvl>
    <w:lvl w:ilvl="6" w:tplc="CECE33E4" w:tentative="1">
      <w:start w:val="1"/>
      <w:numFmt w:val="decimal"/>
      <w:lvlText w:val="%7."/>
      <w:lvlJc w:val="left"/>
      <w:pPr>
        <w:ind w:left="6120" w:hanging="360"/>
      </w:pPr>
    </w:lvl>
    <w:lvl w:ilvl="7" w:tplc="1012DE44" w:tentative="1">
      <w:start w:val="1"/>
      <w:numFmt w:val="lowerLetter"/>
      <w:lvlText w:val="%8."/>
      <w:lvlJc w:val="left"/>
      <w:pPr>
        <w:ind w:left="6840" w:hanging="360"/>
      </w:pPr>
    </w:lvl>
    <w:lvl w:ilvl="8" w:tplc="9AEA7DF6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5933963"/>
    <w:multiLevelType w:val="hybridMultilevel"/>
    <w:tmpl w:val="1B920D58"/>
    <w:lvl w:ilvl="0" w:tplc="6F6013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8CB0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D2AB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690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FAD2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1653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344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32FC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4A0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EAAC6B"/>
    <w:multiLevelType w:val="hybridMultilevel"/>
    <w:tmpl w:val="FFFFFFFF"/>
    <w:lvl w:ilvl="0" w:tplc="59047764">
      <w:start w:val="1"/>
      <w:numFmt w:val="lowerRoman"/>
      <w:lvlText w:val="%1."/>
      <w:lvlJc w:val="left"/>
      <w:pPr>
        <w:ind w:left="1800" w:hanging="360"/>
      </w:pPr>
    </w:lvl>
    <w:lvl w:ilvl="1" w:tplc="D578E2C8">
      <w:start w:val="1"/>
      <w:numFmt w:val="lowerLetter"/>
      <w:lvlText w:val="%2."/>
      <w:lvlJc w:val="left"/>
      <w:pPr>
        <w:ind w:left="2520" w:hanging="360"/>
      </w:pPr>
    </w:lvl>
    <w:lvl w:ilvl="2" w:tplc="D72EA76C">
      <w:start w:val="1"/>
      <w:numFmt w:val="lowerRoman"/>
      <w:lvlText w:val="%3."/>
      <w:lvlJc w:val="right"/>
      <w:pPr>
        <w:ind w:left="3240" w:hanging="180"/>
      </w:pPr>
    </w:lvl>
    <w:lvl w:ilvl="3" w:tplc="5FEE8226">
      <w:start w:val="1"/>
      <w:numFmt w:val="decimal"/>
      <w:lvlText w:val="%4."/>
      <w:lvlJc w:val="left"/>
      <w:pPr>
        <w:ind w:left="3960" w:hanging="360"/>
      </w:pPr>
    </w:lvl>
    <w:lvl w:ilvl="4" w:tplc="6D6E85EA">
      <w:start w:val="1"/>
      <w:numFmt w:val="lowerLetter"/>
      <w:lvlText w:val="%5."/>
      <w:lvlJc w:val="left"/>
      <w:pPr>
        <w:ind w:left="4680" w:hanging="360"/>
      </w:pPr>
    </w:lvl>
    <w:lvl w:ilvl="5" w:tplc="FF12EB72">
      <w:start w:val="1"/>
      <w:numFmt w:val="lowerRoman"/>
      <w:lvlText w:val="%6."/>
      <w:lvlJc w:val="right"/>
      <w:pPr>
        <w:ind w:left="5400" w:hanging="180"/>
      </w:pPr>
    </w:lvl>
    <w:lvl w:ilvl="6" w:tplc="229AD666">
      <w:start w:val="1"/>
      <w:numFmt w:val="decimal"/>
      <w:lvlText w:val="%7."/>
      <w:lvlJc w:val="left"/>
      <w:pPr>
        <w:ind w:left="6120" w:hanging="360"/>
      </w:pPr>
    </w:lvl>
    <w:lvl w:ilvl="7" w:tplc="C00E8C1A">
      <w:start w:val="1"/>
      <w:numFmt w:val="lowerLetter"/>
      <w:lvlText w:val="%8."/>
      <w:lvlJc w:val="left"/>
      <w:pPr>
        <w:ind w:left="6840" w:hanging="360"/>
      </w:pPr>
    </w:lvl>
    <w:lvl w:ilvl="8" w:tplc="612C4846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C354540"/>
    <w:multiLevelType w:val="hybridMultilevel"/>
    <w:tmpl w:val="092EAC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932615452">
    <w:abstractNumId w:val="11"/>
  </w:num>
  <w:num w:numId="2" w16cid:durableId="1709836848">
    <w:abstractNumId w:val="7"/>
  </w:num>
  <w:num w:numId="3" w16cid:durableId="318078485">
    <w:abstractNumId w:val="15"/>
  </w:num>
  <w:num w:numId="4" w16cid:durableId="1651446777">
    <w:abstractNumId w:val="3"/>
  </w:num>
  <w:num w:numId="5" w16cid:durableId="1869683775">
    <w:abstractNumId w:val="0"/>
  </w:num>
  <w:num w:numId="6" w16cid:durableId="1651594283">
    <w:abstractNumId w:val="14"/>
  </w:num>
  <w:num w:numId="7" w16cid:durableId="650135489">
    <w:abstractNumId w:val="20"/>
  </w:num>
  <w:num w:numId="8" w16cid:durableId="957879376">
    <w:abstractNumId w:val="1"/>
  </w:num>
  <w:num w:numId="9" w16cid:durableId="2044406490">
    <w:abstractNumId w:val="12"/>
  </w:num>
  <w:num w:numId="10" w16cid:durableId="1050619234">
    <w:abstractNumId w:val="8"/>
  </w:num>
  <w:num w:numId="11" w16cid:durableId="614366866">
    <w:abstractNumId w:val="6"/>
  </w:num>
  <w:num w:numId="12" w16cid:durableId="628584410">
    <w:abstractNumId w:val="5"/>
  </w:num>
  <w:num w:numId="13" w16cid:durableId="1224491500">
    <w:abstractNumId w:val="4"/>
  </w:num>
  <w:num w:numId="14" w16cid:durableId="426385749">
    <w:abstractNumId w:val="10"/>
  </w:num>
  <w:num w:numId="15" w16cid:durableId="903636392">
    <w:abstractNumId w:val="23"/>
  </w:num>
  <w:num w:numId="16" w16cid:durableId="199981153">
    <w:abstractNumId w:val="21"/>
  </w:num>
  <w:num w:numId="17" w16cid:durableId="1880895205">
    <w:abstractNumId w:val="25"/>
  </w:num>
  <w:num w:numId="18" w16cid:durableId="672535501">
    <w:abstractNumId w:val="19"/>
  </w:num>
  <w:num w:numId="19" w16cid:durableId="264192236">
    <w:abstractNumId w:val="22"/>
  </w:num>
  <w:num w:numId="20" w16cid:durableId="1693144875">
    <w:abstractNumId w:val="16"/>
  </w:num>
  <w:num w:numId="21" w16cid:durableId="2037651685">
    <w:abstractNumId w:val="17"/>
  </w:num>
  <w:num w:numId="22" w16cid:durableId="1109666584">
    <w:abstractNumId w:val="9"/>
  </w:num>
  <w:num w:numId="23" w16cid:durableId="1178881984">
    <w:abstractNumId w:val="13"/>
  </w:num>
  <w:num w:numId="24" w16cid:durableId="86928449">
    <w:abstractNumId w:val="24"/>
  </w:num>
  <w:num w:numId="25" w16cid:durableId="1429623326">
    <w:abstractNumId w:val="2"/>
  </w:num>
  <w:num w:numId="26" w16cid:durableId="1041636118">
    <w:abstractNumId w:val="18"/>
  </w:num>
  <w:numIdMacAtCleanup w:val="2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Fong, Dean HF">
    <w15:presenceInfo w15:providerId="AD" w15:userId="S::01728112@corphq.hk.pccw.com::680803fe-9c4a-492f-97df-39bb92f1c866"/>
  </w15:person>
  <w15:person w15:author="Tsang, Ivy YW (IT)">
    <w15:presenceInfo w15:providerId="AD" w15:userId="S::02000684@corphq.hk.pccw.com::9028de89-dcd1-41d4-a94e-346b3c6b9cd7"/>
  </w15:person>
  <w15:person w15:author="Lai, Sarah PS">
    <w15:presenceInfo w15:providerId="AD" w15:userId="S::02002477@corphq.hk.pccw.com::8b1734b7-5b41-4e57-8292-1b9575c9dbe6"/>
  </w15:person>
  <w15:person w15:author="Lai, Cathy HL">
    <w15:presenceInfo w15:providerId="AD" w15:userId="S::02002156@corphq.hk.pccw.com::f38a32e3-6452-405e-b498-0fe8bd7a3e66"/>
  </w15:person>
  <w15:person w15:author="Chan, Rose WY">
    <w15:presenceInfo w15:providerId="AD" w15:userId="S::02002538@corphq.hk.pccw.com::8e0c7143-19e9-489a-a77b-d23e0788038e"/>
  </w15:person>
  <w15:person w15:author="So, Marco KH">
    <w15:presenceInfo w15:providerId="AD" w15:userId="S::02007230@corphq.hk.pccw.com::62100c14-bef6-4eb3-8e6e-408c3ed99bfd"/>
  </w15:person>
  <w15:person w15:author="Ng, Vincent CY">
    <w15:presenceInfo w15:providerId="AD" w15:userId="S::01440296@corphq.hk.pccw.com::1bb00c2a-95db-4378-90b9-0d0ed05e5b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619800"/>
    <w:rsid w:val="00000131"/>
    <w:rsid w:val="00001376"/>
    <w:rsid w:val="000019C4"/>
    <w:rsid w:val="000024C5"/>
    <w:rsid w:val="00002ED2"/>
    <w:rsid w:val="000034E7"/>
    <w:rsid w:val="000042DC"/>
    <w:rsid w:val="00004C0E"/>
    <w:rsid w:val="0000509C"/>
    <w:rsid w:val="000050AE"/>
    <w:rsid w:val="000056BF"/>
    <w:rsid w:val="000065A1"/>
    <w:rsid w:val="000074C1"/>
    <w:rsid w:val="00007879"/>
    <w:rsid w:val="00007888"/>
    <w:rsid w:val="00007D17"/>
    <w:rsid w:val="00007F47"/>
    <w:rsid w:val="0001206D"/>
    <w:rsid w:val="000121FA"/>
    <w:rsid w:val="00013454"/>
    <w:rsid w:val="00014FDC"/>
    <w:rsid w:val="00015D9A"/>
    <w:rsid w:val="00017326"/>
    <w:rsid w:val="000173E6"/>
    <w:rsid w:val="000205F2"/>
    <w:rsid w:val="00020A7A"/>
    <w:rsid w:val="00020CD2"/>
    <w:rsid w:val="00021408"/>
    <w:rsid w:val="000233C2"/>
    <w:rsid w:val="00023863"/>
    <w:rsid w:val="000238D1"/>
    <w:rsid w:val="0002430D"/>
    <w:rsid w:val="00024ADE"/>
    <w:rsid w:val="00024DEE"/>
    <w:rsid w:val="00024E93"/>
    <w:rsid w:val="00025C3A"/>
    <w:rsid w:val="000261D2"/>
    <w:rsid w:val="0002644A"/>
    <w:rsid w:val="000264D6"/>
    <w:rsid w:val="00026715"/>
    <w:rsid w:val="000269A1"/>
    <w:rsid w:val="00026C36"/>
    <w:rsid w:val="00026E21"/>
    <w:rsid w:val="00027364"/>
    <w:rsid w:val="00027516"/>
    <w:rsid w:val="000275FB"/>
    <w:rsid w:val="00027989"/>
    <w:rsid w:val="00027B27"/>
    <w:rsid w:val="00030056"/>
    <w:rsid w:val="00030146"/>
    <w:rsid w:val="0003028E"/>
    <w:rsid w:val="00031260"/>
    <w:rsid w:val="00031D10"/>
    <w:rsid w:val="0003293E"/>
    <w:rsid w:val="00034781"/>
    <w:rsid w:val="00035BF1"/>
    <w:rsid w:val="00036D04"/>
    <w:rsid w:val="000370B6"/>
    <w:rsid w:val="000370B8"/>
    <w:rsid w:val="0004010C"/>
    <w:rsid w:val="00040324"/>
    <w:rsid w:val="00040985"/>
    <w:rsid w:val="00041DA8"/>
    <w:rsid w:val="00042392"/>
    <w:rsid w:val="00043451"/>
    <w:rsid w:val="00043C71"/>
    <w:rsid w:val="00043DB1"/>
    <w:rsid w:val="00044451"/>
    <w:rsid w:val="000446DF"/>
    <w:rsid w:val="0004497E"/>
    <w:rsid w:val="0004506F"/>
    <w:rsid w:val="000452E5"/>
    <w:rsid w:val="000458B4"/>
    <w:rsid w:val="000460DE"/>
    <w:rsid w:val="00046CAD"/>
    <w:rsid w:val="00047572"/>
    <w:rsid w:val="000505EB"/>
    <w:rsid w:val="00050676"/>
    <w:rsid w:val="00050BC7"/>
    <w:rsid w:val="00051401"/>
    <w:rsid w:val="0005248C"/>
    <w:rsid w:val="000530BC"/>
    <w:rsid w:val="00053614"/>
    <w:rsid w:val="00054739"/>
    <w:rsid w:val="000548E5"/>
    <w:rsid w:val="000552A8"/>
    <w:rsid w:val="00055356"/>
    <w:rsid w:val="000553D6"/>
    <w:rsid w:val="0005561C"/>
    <w:rsid w:val="00055877"/>
    <w:rsid w:val="000573A9"/>
    <w:rsid w:val="00057650"/>
    <w:rsid w:val="0005777C"/>
    <w:rsid w:val="00057B99"/>
    <w:rsid w:val="00057E28"/>
    <w:rsid w:val="000614AB"/>
    <w:rsid w:val="0006211E"/>
    <w:rsid w:val="0006447C"/>
    <w:rsid w:val="00065DD2"/>
    <w:rsid w:val="000664BC"/>
    <w:rsid w:val="000666BA"/>
    <w:rsid w:val="00066BA2"/>
    <w:rsid w:val="00066F1E"/>
    <w:rsid w:val="00067505"/>
    <w:rsid w:val="00067E05"/>
    <w:rsid w:val="00070DE4"/>
    <w:rsid w:val="000716C0"/>
    <w:rsid w:val="00072901"/>
    <w:rsid w:val="000735CD"/>
    <w:rsid w:val="00073B58"/>
    <w:rsid w:val="00074696"/>
    <w:rsid w:val="00075014"/>
    <w:rsid w:val="0007640E"/>
    <w:rsid w:val="00076BB1"/>
    <w:rsid w:val="00077287"/>
    <w:rsid w:val="000800B4"/>
    <w:rsid w:val="00080365"/>
    <w:rsid w:val="00081DAF"/>
    <w:rsid w:val="0008374C"/>
    <w:rsid w:val="000837FC"/>
    <w:rsid w:val="00083BA4"/>
    <w:rsid w:val="00083BBC"/>
    <w:rsid w:val="000848F4"/>
    <w:rsid w:val="00085111"/>
    <w:rsid w:val="00085F2C"/>
    <w:rsid w:val="0008666C"/>
    <w:rsid w:val="00086927"/>
    <w:rsid w:val="00090848"/>
    <w:rsid w:val="00090E31"/>
    <w:rsid w:val="000921FC"/>
    <w:rsid w:val="00093243"/>
    <w:rsid w:val="00093D57"/>
    <w:rsid w:val="00093FC5"/>
    <w:rsid w:val="0009596F"/>
    <w:rsid w:val="0009648C"/>
    <w:rsid w:val="0009758D"/>
    <w:rsid w:val="000979F9"/>
    <w:rsid w:val="00097A13"/>
    <w:rsid w:val="00097F95"/>
    <w:rsid w:val="000A04B2"/>
    <w:rsid w:val="000A1CAE"/>
    <w:rsid w:val="000A266F"/>
    <w:rsid w:val="000A2868"/>
    <w:rsid w:val="000A2946"/>
    <w:rsid w:val="000A3D26"/>
    <w:rsid w:val="000A46D2"/>
    <w:rsid w:val="000A57C9"/>
    <w:rsid w:val="000A5C6A"/>
    <w:rsid w:val="000A657F"/>
    <w:rsid w:val="000A65F4"/>
    <w:rsid w:val="000B0857"/>
    <w:rsid w:val="000B1808"/>
    <w:rsid w:val="000B4670"/>
    <w:rsid w:val="000B4E03"/>
    <w:rsid w:val="000B628D"/>
    <w:rsid w:val="000B6D3A"/>
    <w:rsid w:val="000B7264"/>
    <w:rsid w:val="000B7AAB"/>
    <w:rsid w:val="000C20A7"/>
    <w:rsid w:val="000C20B4"/>
    <w:rsid w:val="000C2486"/>
    <w:rsid w:val="000C3906"/>
    <w:rsid w:val="000C4903"/>
    <w:rsid w:val="000C53FC"/>
    <w:rsid w:val="000C5907"/>
    <w:rsid w:val="000C595C"/>
    <w:rsid w:val="000C6110"/>
    <w:rsid w:val="000C6A2C"/>
    <w:rsid w:val="000C7A7C"/>
    <w:rsid w:val="000D1DE8"/>
    <w:rsid w:val="000D2784"/>
    <w:rsid w:val="000D2C45"/>
    <w:rsid w:val="000D4201"/>
    <w:rsid w:val="000D51B5"/>
    <w:rsid w:val="000D51D4"/>
    <w:rsid w:val="000D5D11"/>
    <w:rsid w:val="000D6644"/>
    <w:rsid w:val="000D68CB"/>
    <w:rsid w:val="000D69F9"/>
    <w:rsid w:val="000D6CFD"/>
    <w:rsid w:val="000E0264"/>
    <w:rsid w:val="000E0C65"/>
    <w:rsid w:val="000E0E30"/>
    <w:rsid w:val="000E1BE5"/>
    <w:rsid w:val="000E1EAB"/>
    <w:rsid w:val="000E29B6"/>
    <w:rsid w:val="000E312E"/>
    <w:rsid w:val="000E341C"/>
    <w:rsid w:val="000E470A"/>
    <w:rsid w:val="000E4D38"/>
    <w:rsid w:val="000E5E8B"/>
    <w:rsid w:val="000E5F06"/>
    <w:rsid w:val="000E7A55"/>
    <w:rsid w:val="000E7E96"/>
    <w:rsid w:val="000F0516"/>
    <w:rsid w:val="000F162B"/>
    <w:rsid w:val="000F1AC7"/>
    <w:rsid w:val="000F33DF"/>
    <w:rsid w:val="000F4D4A"/>
    <w:rsid w:val="000F6593"/>
    <w:rsid w:val="000F6D3C"/>
    <w:rsid w:val="000F74F0"/>
    <w:rsid w:val="00103304"/>
    <w:rsid w:val="0010464C"/>
    <w:rsid w:val="00104C2E"/>
    <w:rsid w:val="0010545D"/>
    <w:rsid w:val="001067B9"/>
    <w:rsid w:val="0010725E"/>
    <w:rsid w:val="00110323"/>
    <w:rsid w:val="00110455"/>
    <w:rsid w:val="001107A0"/>
    <w:rsid w:val="001113A4"/>
    <w:rsid w:val="001120CC"/>
    <w:rsid w:val="00112A74"/>
    <w:rsid w:val="00112A85"/>
    <w:rsid w:val="0011329E"/>
    <w:rsid w:val="00117EAE"/>
    <w:rsid w:val="00120858"/>
    <w:rsid w:val="00120AFF"/>
    <w:rsid w:val="001213E6"/>
    <w:rsid w:val="001218C7"/>
    <w:rsid w:val="00121913"/>
    <w:rsid w:val="00124F73"/>
    <w:rsid w:val="00125E59"/>
    <w:rsid w:val="001264B8"/>
    <w:rsid w:val="00127A20"/>
    <w:rsid w:val="00127E30"/>
    <w:rsid w:val="00127F45"/>
    <w:rsid w:val="0013065E"/>
    <w:rsid w:val="001315DD"/>
    <w:rsid w:val="001316DD"/>
    <w:rsid w:val="00132EDA"/>
    <w:rsid w:val="00133C1D"/>
    <w:rsid w:val="0013459F"/>
    <w:rsid w:val="00135CEA"/>
    <w:rsid w:val="001375DC"/>
    <w:rsid w:val="001402AD"/>
    <w:rsid w:val="00140344"/>
    <w:rsid w:val="00141747"/>
    <w:rsid w:val="001426A9"/>
    <w:rsid w:val="00142FEA"/>
    <w:rsid w:val="00143A5A"/>
    <w:rsid w:val="00143C36"/>
    <w:rsid w:val="0014458C"/>
    <w:rsid w:val="0014471C"/>
    <w:rsid w:val="00144F93"/>
    <w:rsid w:val="00145BC9"/>
    <w:rsid w:val="00145F10"/>
    <w:rsid w:val="001467C7"/>
    <w:rsid w:val="00146AF7"/>
    <w:rsid w:val="00147E67"/>
    <w:rsid w:val="00147F8B"/>
    <w:rsid w:val="0014A2C0"/>
    <w:rsid w:val="001506A3"/>
    <w:rsid w:val="00152902"/>
    <w:rsid w:val="00153A26"/>
    <w:rsid w:val="00153D15"/>
    <w:rsid w:val="00154270"/>
    <w:rsid w:val="00155E9E"/>
    <w:rsid w:val="00156B3E"/>
    <w:rsid w:val="00157910"/>
    <w:rsid w:val="00157A53"/>
    <w:rsid w:val="001600AC"/>
    <w:rsid w:val="00160D00"/>
    <w:rsid w:val="0016126F"/>
    <w:rsid w:val="00161D07"/>
    <w:rsid w:val="001638E8"/>
    <w:rsid w:val="00164B10"/>
    <w:rsid w:val="00164B54"/>
    <w:rsid w:val="001656DE"/>
    <w:rsid w:val="001659DD"/>
    <w:rsid w:val="00170419"/>
    <w:rsid w:val="00170512"/>
    <w:rsid w:val="001707C3"/>
    <w:rsid w:val="00171396"/>
    <w:rsid w:val="00172FD1"/>
    <w:rsid w:val="0017470C"/>
    <w:rsid w:val="001753C6"/>
    <w:rsid w:val="001805BD"/>
    <w:rsid w:val="00181033"/>
    <w:rsid w:val="00183DE4"/>
    <w:rsid w:val="001843E4"/>
    <w:rsid w:val="00184BED"/>
    <w:rsid w:val="00184C0D"/>
    <w:rsid w:val="001852DF"/>
    <w:rsid w:val="00185B64"/>
    <w:rsid w:val="00185E03"/>
    <w:rsid w:val="00187BB9"/>
    <w:rsid w:val="00190A76"/>
    <w:rsid w:val="001914A0"/>
    <w:rsid w:val="00191825"/>
    <w:rsid w:val="00192055"/>
    <w:rsid w:val="001926E0"/>
    <w:rsid w:val="00192AF5"/>
    <w:rsid w:val="0019373F"/>
    <w:rsid w:val="001938C8"/>
    <w:rsid w:val="00194BD8"/>
    <w:rsid w:val="00196DF1"/>
    <w:rsid w:val="00196EFA"/>
    <w:rsid w:val="001A1287"/>
    <w:rsid w:val="001A1A32"/>
    <w:rsid w:val="001A228A"/>
    <w:rsid w:val="001A2410"/>
    <w:rsid w:val="001A3313"/>
    <w:rsid w:val="001A458F"/>
    <w:rsid w:val="001A4FA3"/>
    <w:rsid w:val="001A5029"/>
    <w:rsid w:val="001A53B7"/>
    <w:rsid w:val="001A5484"/>
    <w:rsid w:val="001A54E3"/>
    <w:rsid w:val="001A5652"/>
    <w:rsid w:val="001A5D82"/>
    <w:rsid w:val="001A64AA"/>
    <w:rsid w:val="001A7687"/>
    <w:rsid w:val="001B1098"/>
    <w:rsid w:val="001B1B71"/>
    <w:rsid w:val="001B1C52"/>
    <w:rsid w:val="001B23A1"/>
    <w:rsid w:val="001B23AD"/>
    <w:rsid w:val="001B2E41"/>
    <w:rsid w:val="001B34CD"/>
    <w:rsid w:val="001B354C"/>
    <w:rsid w:val="001B3B65"/>
    <w:rsid w:val="001B3CDE"/>
    <w:rsid w:val="001B4378"/>
    <w:rsid w:val="001B4EBA"/>
    <w:rsid w:val="001B4F06"/>
    <w:rsid w:val="001B7930"/>
    <w:rsid w:val="001B7CCC"/>
    <w:rsid w:val="001C0592"/>
    <w:rsid w:val="001C099D"/>
    <w:rsid w:val="001C20AC"/>
    <w:rsid w:val="001C2A44"/>
    <w:rsid w:val="001C2DDD"/>
    <w:rsid w:val="001C6B97"/>
    <w:rsid w:val="001C6D6C"/>
    <w:rsid w:val="001C782C"/>
    <w:rsid w:val="001C79BF"/>
    <w:rsid w:val="001D0A83"/>
    <w:rsid w:val="001D0F48"/>
    <w:rsid w:val="001D417D"/>
    <w:rsid w:val="001D4E22"/>
    <w:rsid w:val="001D53E4"/>
    <w:rsid w:val="001D573F"/>
    <w:rsid w:val="001D59F2"/>
    <w:rsid w:val="001D69A2"/>
    <w:rsid w:val="001D7916"/>
    <w:rsid w:val="001D7D3D"/>
    <w:rsid w:val="001E0695"/>
    <w:rsid w:val="001E1919"/>
    <w:rsid w:val="001E1DBB"/>
    <w:rsid w:val="001E497E"/>
    <w:rsid w:val="001E680F"/>
    <w:rsid w:val="001E7965"/>
    <w:rsid w:val="001E7AE6"/>
    <w:rsid w:val="001E7CA0"/>
    <w:rsid w:val="001F006E"/>
    <w:rsid w:val="001F024D"/>
    <w:rsid w:val="001F03D1"/>
    <w:rsid w:val="001F0B97"/>
    <w:rsid w:val="001F0D79"/>
    <w:rsid w:val="001F1D5E"/>
    <w:rsid w:val="001F1E0E"/>
    <w:rsid w:val="001F41E0"/>
    <w:rsid w:val="001F43A2"/>
    <w:rsid w:val="001F44EC"/>
    <w:rsid w:val="001F527D"/>
    <w:rsid w:val="001F58E6"/>
    <w:rsid w:val="001F5F2D"/>
    <w:rsid w:val="001F737F"/>
    <w:rsid w:val="001F7BC4"/>
    <w:rsid w:val="001F7C9C"/>
    <w:rsid w:val="001F7E58"/>
    <w:rsid w:val="00200B21"/>
    <w:rsid w:val="002011AE"/>
    <w:rsid w:val="00201BC6"/>
    <w:rsid w:val="002020E3"/>
    <w:rsid w:val="00202168"/>
    <w:rsid w:val="002029E7"/>
    <w:rsid w:val="00202F68"/>
    <w:rsid w:val="00203385"/>
    <w:rsid w:val="002036FE"/>
    <w:rsid w:val="00205039"/>
    <w:rsid w:val="002050BE"/>
    <w:rsid w:val="002071AA"/>
    <w:rsid w:val="00211076"/>
    <w:rsid w:val="00211C44"/>
    <w:rsid w:val="002122DA"/>
    <w:rsid w:val="00212741"/>
    <w:rsid w:val="00214BEB"/>
    <w:rsid w:val="00215E96"/>
    <w:rsid w:val="00216A0E"/>
    <w:rsid w:val="00216B65"/>
    <w:rsid w:val="0021704D"/>
    <w:rsid w:val="0021781B"/>
    <w:rsid w:val="00217851"/>
    <w:rsid w:val="00217E3A"/>
    <w:rsid w:val="00220246"/>
    <w:rsid w:val="00220BF5"/>
    <w:rsid w:val="0022147A"/>
    <w:rsid w:val="002218DC"/>
    <w:rsid w:val="00222BA5"/>
    <w:rsid w:val="00222E06"/>
    <w:rsid w:val="002230A0"/>
    <w:rsid w:val="002231FB"/>
    <w:rsid w:val="00223C8A"/>
    <w:rsid w:val="002241B5"/>
    <w:rsid w:val="0022432C"/>
    <w:rsid w:val="002249EE"/>
    <w:rsid w:val="00225BC0"/>
    <w:rsid w:val="00226B15"/>
    <w:rsid w:val="002275A8"/>
    <w:rsid w:val="002278BB"/>
    <w:rsid w:val="0022D410"/>
    <w:rsid w:val="00230549"/>
    <w:rsid w:val="002313CA"/>
    <w:rsid w:val="00231D99"/>
    <w:rsid w:val="00232A40"/>
    <w:rsid w:val="00233363"/>
    <w:rsid w:val="00233E5B"/>
    <w:rsid w:val="002366DB"/>
    <w:rsid w:val="002370DF"/>
    <w:rsid w:val="002378E9"/>
    <w:rsid w:val="0024116A"/>
    <w:rsid w:val="00241296"/>
    <w:rsid w:val="00242658"/>
    <w:rsid w:val="00242AA0"/>
    <w:rsid w:val="002436B5"/>
    <w:rsid w:val="002439B0"/>
    <w:rsid w:val="0024484E"/>
    <w:rsid w:val="002456C1"/>
    <w:rsid w:val="00245E99"/>
    <w:rsid w:val="002466E1"/>
    <w:rsid w:val="00246DD6"/>
    <w:rsid w:val="002474DE"/>
    <w:rsid w:val="0025078E"/>
    <w:rsid w:val="002512D2"/>
    <w:rsid w:val="002516B5"/>
    <w:rsid w:val="002522D9"/>
    <w:rsid w:val="00252B95"/>
    <w:rsid w:val="00253E23"/>
    <w:rsid w:val="00254220"/>
    <w:rsid w:val="00254D94"/>
    <w:rsid w:val="0025575A"/>
    <w:rsid w:val="0025588E"/>
    <w:rsid w:val="00255F33"/>
    <w:rsid w:val="0025709D"/>
    <w:rsid w:val="002570ED"/>
    <w:rsid w:val="00257596"/>
    <w:rsid w:val="00257944"/>
    <w:rsid w:val="00257F10"/>
    <w:rsid w:val="0026004C"/>
    <w:rsid w:val="00260AB4"/>
    <w:rsid w:val="002615BC"/>
    <w:rsid w:val="00262DD8"/>
    <w:rsid w:val="00263281"/>
    <w:rsid w:val="0026372E"/>
    <w:rsid w:val="002637C9"/>
    <w:rsid w:val="00264E75"/>
    <w:rsid w:val="0026563E"/>
    <w:rsid w:val="00265656"/>
    <w:rsid w:val="00265B33"/>
    <w:rsid w:val="002667A9"/>
    <w:rsid w:val="00266B54"/>
    <w:rsid w:val="00270099"/>
    <w:rsid w:val="002700AE"/>
    <w:rsid w:val="0027010B"/>
    <w:rsid w:val="00270191"/>
    <w:rsid w:val="002701F5"/>
    <w:rsid w:val="00272BC1"/>
    <w:rsid w:val="00273AA9"/>
    <w:rsid w:val="00274BC9"/>
    <w:rsid w:val="002759D8"/>
    <w:rsid w:val="00276698"/>
    <w:rsid w:val="00276C8A"/>
    <w:rsid w:val="00277985"/>
    <w:rsid w:val="00280775"/>
    <w:rsid w:val="00280A97"/>
    <w:rsid w:val="00280CC6"/>
    <w:rsid w:val="00280DF7"/>
    <w:rsid w:val="00281322"/>
    <w:rsid w:val="00281969"/>
    <w:rsid w:val="00282BF6"/>
    <w:rsid w:val="00282E62"/>
    <w:rsid w:val="00283070"/>
    <w:rsid w:val="002834E2"/>
    <w:rsid w:val="00283793"/>
    <w:rsid w:val="00284656"/>
    <w:rsid w:val="00284851"/>
    <w:rsid w:val="0028639F"/>
    <w:rsid w:val="002865FF"/>
    <w:rsid w:val="00286926"/>
    <w:rsid w:val="00292D2C"/>
    <w:rsid w:val="00293DCC"/>
    <w:rsid w:val="0029445C"/>
    <w:rsid w:val="00294771"/>
    <w:rsid w:val="0029781E"/>
    <w:rsid w:val="002A03B1"/>
    <w:rsid w:val="002A0E27"/>
    <w:rsid w:val="002A15B1"/>
    <w:rsid w:val="002A174A"/>
    <w:rsid w:val="002A1E20"/>
    <w:rsid w:val="002A1FC7"/>
    <w:rsid w:val="002A2309"/>
    <w:rsid w:val="002A296D"/>
    <w:rsid w:val="002A308A"/>
    <w:rsid w:val="002A35F1"/>
    <w:rsid w:val="002A3733"/>
    <w:rsid w:val="002A3BCA"/>
    <w:rsid w:val="002A5FC0"/>
    <w:rsid w:val="002A69AD"/>
    <w:rsid w:val="002A726B"/>
    <w:rsid w:val="002A78E6"/>
    <w:rsid w:val="002A7EF7"/>
    <w:rsid w:val="002B0E4B"/>
    <w:rsid w:val="002B1DFF"/>
    <w:rsid w:val="002B2473"/>
    <w:rsid w:val="002B338D"/>
    <w:rsid w:val="002B3796"/>
    <w:rsid w:val="002B4A39"/>
    <w:rsid w:val="002B5049"/>
    <w:rsid w:val="002B6715"/>
    <w:rsid w:val="002B6818"/>
    <w:rsid w:val="002B78A5"/>
    <w:rsid w:val="002C39D9"/>
    <w:rsid w:val="002C4607"/>
    <w:rsid w:val="002C4794"/>
    <w:rsid w:val="002C68A6"/>
    <w:rsid w:val="002C6C06"/>
    <w:rsid w:val="002C6C23"/>
    <w:rsid w:val="002C6D7C"/>
    <w:rsid w:val="002C6DED"/>
    <w:rsid w:val="002C6FBA"/>
    <w:rsid w:val="002C7F31"/>
    <w:rsid w:val="002D0519"/>
    <w:rsid w:val="002D0CD6"/>
    <w:rsid w:val="002D232B"/>
    <w:rsid w:val="002D276B"/>
    <w:rsid w:val="002D2B3D"/>
    <w:rsid w:val="002D383C"/>
    <w:rsid w:val="002D3903"/>
    <w:rsid w:val="002D3A93"/>
    <w:rsid w:val="002D3BF8"/>
    <w:rsid w:val="002D3E35"/>
    <w:rsid w:val="002D4FD3"/>
    <w:rsid w:val="002D54CA"/>
    <w:rsid w:val="002D5EA6"/>
    <w:rsid w:val="002D63B2"/>
    <w:rsid w:val="002D64C0"/>
    <w:rsid w:val="002D6A69"/>
    <w:rsid w:val="002D6C18"/>
    <w:rsid w:val="002E046F"/>
    <w:rsid w:val="002E0ECF"/>
    <w:rsid w:val="002E0FAD"/>
    <w:rsid w:val="002E1C75"/>
    <w:rsid w:val="002E3D49"/>
    <w:rsid w:val="002E3D8C"/>
    <w:rsid w:val="002E3DB5"/>
    <w:rsid w:val="002E3E02"/>
    <w:rsid w:val="002E42B4"/>
    <w:rsid w:val="002E44BD"/>
    <w:rsid w:val="002E506A"/>
    <w:rsid w:val="002E55A6"/>
    <w:rsid w:val="002E56AA"/>
    <w:rsid w:val="002E6806"/>
    <w:rsid w:val="002F025F"/>
    <w:rsid w:val="002F0454"/>
    <w:rsid w:val="002F2E2F"/>
    <w:rsid w:val="002F3934"/>
    <w:rsid w:val="002F5AFC"/>
    <w:rsid w:val="002F60FC"/>
    <w:rsid w:val="002F63D5"/>
    <w:rsid w:val="002F654E"/>
    <w:rsid w:val="002F701C"/>
    <w:rsid w:val="002F7220"/>
    <w:rsid w:val="003017CB"/>
    <w:rsid w:val="00301DC5"/>
    <w:rsid w:val="0030250C"/>
    <w:rsid w:val="00304632"/>
    <w:rsid w:val="00304823"/>
    <w:rsid w:val="00304CBB"/>
    <w:rsid w:val="00305BBF"/>
    <w:rsid w:val="00307A77"/>
    <w:rsid w:val="00311082"/>
    <w:rsid w:val="00311B47"/>
    <w:rsid w:val="00311BAB"/>
    <w:rsid w:val="00313102"/>
    <w:rsid w:val="003139B1"/>
    <w:rsid w:val="00313C5C"/>
    <w:rsid w:val="00313F43"/>
    <w:rsid w:val="00313FAC"/>
    <w:rsid w:val="0031526E"/>
    <w:rsid w:val="00315F19"/>
    <w:rsid w:val="00316082"/>
    <w:rsid w:val="003160C8"/>
    <w:rsid w:val="0031687C"/>
    <w:rsid w:val="00317AB2"/>
    <w:rsid w:val="003204CE"/>
    <w:rsid w:val="00321EEA"/>
    <w:rsid w:val="00322391"/>
    <w:rsid w:val="003227FF"/>
    <w:rsid w:val="003234D8"/>
    <w:rsid w:val="003235FA"/>
    <w:rsid w:val="00323BC1"/>
    <w:rsid w:val="00323DF6"/>
    <w:rsid w:val="003241B8"/>
    <w:rsid w:val="00324CC7"/>
    <w:rsid w:val="003254C8"/>
    <w:rsid w:val="00325D44"/>
    <w:rsid w:val="00325DB6"/>
    <w:rsid w:val="00325FDC"/>
    <w:rsid w:val="00326876"/>
    <w:rsid w:val="00326CA8"/>
    <w:rsid w:val="00326E33"/>
    <w:rsid w:val="0032705D"/>
    <w:rsid w:val="003272D6"/>
    <w:rsid w:val="00327882"/>
    <w:rsid w:val="003279B2"/>
    <w:rsid w:val="00330C5B"/>
    <w:rsid w:val="00330DEE"/>
    <w:rsid w:val="00333DDE"/>
    <w:rsid w:val="0033513B"/>
    <w:rsid w:val="003360A6"/>
    <w:rsid w:val="003363B0"/>
    <w:rsid w:val="00337BA8"/>
    <w:rsid w:val="003410F3"/>
    <w:rsid w:val="00341B48"/>
    <w:rsid w:val="003420C2"/>
    <w:rsid w:val="003425DF"/>
    <w:rsid w:val="0034306F"/>
    <w:rsid w:val="00343094"/>
    <w:rsid w:val="00343B05"/>
    <w:rsid w:val="00344DC2"/>
    <w:rsid w:val="00344DDF"/>
    <w:rsid w:val="0034598E"/>
    <w:rsid w:val="00345C8F"/>
    <w:rsid w:val="00345E79"/>
    <w:rsid w:val="0034696A"/>
    <w:rsid w:val="0034700E"/>
    <w:rsid w:val="00347ACA"/>
    <w:rsid w:val="00347EB7"/>
    <w:rsid w:val="00347EDB"/>
    <w:rsid w:val="003501AC"/>
    <w:rsid w:val="0035075C"/>
    <w:rsid w:val="00350C79"/>
    <w:rsid w:val="003517AD"/>
    <w:rsid w:val="003523B8"/>
    <w:rsid w:val="00352C2E"/>
    <w:rsid w:val="003538D6"/>
    <w:rsid w:val="00353A2B"/>
    <w:rsid w:val="003572F9"/>
    <w:rsid w:val="003604DA"/>
    <w:rsid w:val="00361D30"/>
    <w:rsid w:val="00362D69"/>
    <w:rsid w:val="0036440B"/>
    <w:rsid w:val="00365287"/>
    <w:rsid w:val="00366317"/>
    <w:rsid w:val="00366871"/>
    <w:rsid w:val="00366FCC"/>
    <w:rsid w:val="003673A8"/>
    <w:rsid w:val="00367BD3"/>
    <w:rsid w:val="00367F01"/>
    <w:rsid w:val="003701E3"/>
    <w:rsid w:val="003707DD"/>
    <w:rsid w:val="00370B31"/>
    <w:rsid w:val="00371826"/>
    <w:rsid w:val="00371E46"/>
    <w:rsid w:val="00372E75"/>
    <w:rsid w:val="00373C49"/>
    <w:rsid w:val="00374351"/>
    <w:rsid w:val="00374EEC"/>
    <w:rsid w:val="00374F69"/>
    <w:rsid w:val="00375399"/>
    <w:rsid w:val="0037548C"/>
    <w:rsid w:val="003754F4"/>
    <w:rsid w:val="00376010"/>
    <w:rsid w:val="00377C19"/>
    <w:rsid w:val="00377D65"/>
    <w:rsid w:val="00380C2B"/>
    <w:rsid w:val="00380F11"/>
    <w:rsid w:val="00380FF9"/>
    <w:rsid w:val="003817D8"/>
    <w:rsid w:val="00382D83"/>
    <w:rsid w:val="0038361B"/>
    <w:rsid w:val="003840E7"/>
    <w:rsid w:val="00384473"/>
    <w:rsid w:val="0038660B"/>
    <w:rsid w:val="00386851"/>
    <w:rsid w:val="003908A8"/>
    <w:rsid w:val="00391057"/>
    <w:rsid w:val="00392996"/>
    <w:rsid w:val="00393F60"/>
    <w:rsid w:val="003941CD"/>
    <w:rsid w:val="00394685"/>
    <w:rsid w:val="00394A22"/>
    <w:rsid w:val="00395487"/>
    <w:rsid w:val="003958C4"/>
    <w:rsid w:val="00397576"/>
    <w:rsid w:val="00397BA3"/>
    <w:rsid w:val="00397C89"/>
    <w:rsid w:val="00397F0D"/>
    <w:rsid w:val="003A03B9"/>
    <w:rsid w:val="003A2B28"/>
    <w:rsid w:val="003A31FE"/>
    <w:rsid w:val="003A37D0"/>
    <w:rsid w:val="003A3A5C"/>
    <w:rsid w:val="003A4CA3"/>
    <w:rsid w:val="003A5436"/>
    <w:rsid w:val="003A72A1"/>
    <w:rsid w:val="003A73B9"/>
    <w:rsid w:val="003A747F"/>
    <w:rsid w:val="003B00A6"/>
    <w:rsid w:val="003B05AE"/>
    <w:rsid w:val="003B0A0E"/>
    <w:rsid w:val="003B0E45"/>
    <w:rsid w:val="003B1956"/>
    <w:rsid w:val="003B27AA"/>
    <w:rsid w:val="003B29EE"/>
    <w:rsid w:val="003B73E9"/>
    <w:rsid w:val="003B7F66"/>
    <w:rsid w:val="003C08E0"/>
    <w:rsid w:val="003C256B"/>
    <w:rsid w:val="003C2C31"/>
    <w:rsid w:val="003C4596"/>
    <w:rsid w:val="003C48E4"/>
    <w:rsid w:val="003C4928"/>
    <w:rsid w:val="003C53B5"/>
    <w:rsid w:val="003C61D0"/>
    <w:rsid w:val="003C7C08"/>
    <w:rsid w:val="003D0468"/>
    <w:rsid w:val="003D159F"/>
    <w:rsid w:val="003D3EA3"/>
    <w:rsid w:val="003D408D"/>
    <w:rsid w:val="003D43E8"/>
    <w:rsid w:val="003D4D71"/>
    <w:rsid w:val="003D58CB"/>
    <w:rsid w:val="003D5A57"/>
    <w:rsid w:val="003D5AEC"/>
    <w:rsid w:val="003D671D"/>
    <w:rsid w:val="003D721B"/>
    <w:rsid w:val="003D770C"/>
    <w:rsid w:val="003D7AA6"/>
    <w:rsid w:val="003E0C0B"/>
    <w:rsid w:val="003E1B7E"/>
    <w:rsid w:val="003E455B"/>
    <w:rsid w:val="003E5175"/>
    <w:rsid w:val="003E5585"/>
    <w:rsid w:val="003E57B4"/>
    <w:rsid w:val="003E620D"/>
    <w:rsid w:val="003E635C"/>
    <w:rsid w:val="003E6A51"/>
    <w:rsid w:val="003E753A"/>
    <w:rsid w:val="003F0078"/>
    <w:rsid w:val="003F08B7"/>
    <w:rsid w:val="003F0F59"/>
    <w:rsid w:val="003F1004"/>
    <w:rsid w:val="003F26B9"/>
    <w:rsid w:val="003F2FBA"/>
    <w:rsid w:val="003F4EDE"/>
    <w:rsid w:val="003F55F1"/>
    <w:rsid w:val="003F5CB3"/>
    <w:rsid w:val="003F5E36"/>
    <w:rsid w:val="003F67D6"/>
    <w:rsid w:val="003F6C24"/>
    <w:rsid w:val="003F6CDA"/>
    <w:rsid w:val="00400734"/>
    <w:rsid w:val="00400A29"/>
    <w:rsid w:val="00400F37"/>
    <w:rsid w:val="00401DEA"/>
    <w:rsid w:val="00402551"/>
    <w:rsid w:val="004033B0"/>
    <w:rsid w:val="0040397C"/>
    <w:rsid w:val="00403C9D"/>
    <w:rsid w:val="00404A7A"/>
    <w:rsid w:val="00404D37"/>
    <w:rsid w:val="00404E36"/>
    <w:rsid w:val="004054F5"/>
    <w:rsid w:val="004062EE"/>
    <w:rsid w:val="00407441"/>
    <w:rsid w:val="004079EB"/>
    <w:rsid w:val="00412760"/>
    <w:rsid w:val="00412F2D"/>
    <w:rsid w:val="0041343F"/>
    <w:rsid w:val="00414368"/>
    <w:rsid w:val="004148AF"/>
    <w:rsid w:val="00414A9C"/>
    <w:rsid w:val="00414FFE"/>
    <w:rsid w:val="0041520E"/>
    <w:rsid w:val="00415C5E"/>
    <w:rsid w:val="00416302"/>
    <w:rsid w:val="0041647B"/>
    <w:rsid w:val="00416698"/>
    <w:rsid w:val="00416BAF"/>
    <w:rsid w:val="00416CF5"/>
    <w:rsid w:val="00417836"/>
    <w:rsid w:val="00417D14"/>
    <w:rsid w:val="0042059F"/>
    <w:rsid w:val="00420E39"/>
    <w:rsid w:val="004215C6"/>
    <w:rsid w:val="00421F4E"/>
    <w:rsid w:val="004221CA"/>
    <w:rsid w:val="00422C3E"/>
    <w:rsid w:val="004235E2"/>
    <w:rsid w:val="0042410B"/>
    <w:rsid w:val="004241D5"/>
    <w:rsid w:val="004247D6"/>
    <w:rsid w:val="00424CE5"/>
    <w:rsid w:val="00425B49"/>
    <w:rsid w:val="0042653E"/>
    <w:rsid w:val="00426E6A"/>
    <w:rsid w:val="004270D7"/>
    <w:rsid w:val="00427F21"/>
    <w:rsid w:val="00431B4C"/>
    <w:rsid w:val="00431CBA"/>
    <w:rsid w:val="00432F23"/>
    <w:rsid w:val="00432F4D"/>
    <w:rsid w:val="00433059"/>
    <w:rsid w:val="00433104"/>
    <w:rsid w:val="00433926"/>
    <w:rsid w:val="00434B79"/>
    <w:rsid w:val="00435491"/>
    <w:rsid w:val="00436FCD"/>
    <w:rsid w:val="00437050"/>
    <w:rsid w:val="0043724E"/>
    <w:rsid w:val="00437C72"/>
    <w:rsid w:val="00440F1B"/>
    <w:rsid w:val="004416A5"/>
    <w:rsid w:val="0044205E"/>
    <w:rsid w:val="004433AD"/>
    <w:rsid w:val="004455F0"/>
    <w:rsid w:val="00445DA6"/>
    <w:rsid w:val="00445E7A"/>
    <w:rsid w:val="0044676A"/>
    <w:rsid w:val="00446B28"/>
    <w:rsid w:val="0045131E"/>
    <w:rsid w:val="0045143D"/>
    <w:rsid w:val="00451F1D"/>
    <w:rsid w:val="004522C8"/>
    <w:rsid w:val="00452885"/>
    <w:rsid w:val="00452C2C"/>
    <w:rsid w:val="0045380A"/>
    <w:rsid w:val="00456953"/>
    <w:rsid w:val="00457F34"/>
    <w:rsid w:val="004604DD"/>
    <w:rsid w:val="00461220"/>
    <w:rsid w:val="004619D3"/>
    <w:rsid w:val="00461CB0"/>
    <w:rsid w:val="00462080"/>
    <w:rsid w:val="004621FA"/>
    <w:rsid w:val="0046221F"/>
    <w:rsid w:val="00462791"/>
    <w:rsid w:val="00462B55"/>
    <w:rsid w:val="00462D7B"/>
    <w:rsid w:val="00463025"/>
    <w:rsid w:val="004632DF"/>
    <w:rsid w:val="004637B2"/>
    <w:rsid w:val="00463E12"/>
    <w:rsid w:val="004654DC"/>
    <w:rsid w:val="00465AB8"/>
    <w:rsid w:val="004675E1"/>
    <w:rsid w:val="00467F25"/>
    <w:rsid w:val="004707B6"/>
    <w:rsid w:val="004709C1"/>
    <w:rsid w:val="00470A4F"/>
    <w:rsid w:val="00471111"/>
    <w:rsid w:val="0047147D"/>
    <w:rsid w:val="004718D8"/>
    <w:rsid w:val="00471BC1"/>
    <w:rsid w:val="00472042"/>
    <w:rsid w:val="00473D55"/>
    <w:rsid w:val="004749D1"/>
    <w:rsid w:val="004751C2"/>
    <w:rsid w:val="004759A1"/>
    <w:rsid w:val="00477BD7"/>
    <w:rsid w:val="00477C92"/>
    <w:rsid w:val="004804E9"/>
    <w:rsid w:val="004805F7"/>
    <w:rsid w:val="00480FD8"/>
    <w:rsid w:val="00481090"/>
    <w:rsid w:val="004831F3"/>
    <w:rsid w:val="004832B8"/>
    <w:rsid w:val="00486432"/>
    <w:rsid w:val="004864AD"/>
    <w:rsid w:val="00486E0B"/>
    <w:rsid w:val="00487ABF"/>
    <w:rsid w:val="00490777"/>
    <w:rsid w:val="0049098D"/>
    <w:rsid w:val="0049163B"/>
    <w:rsid w:val="00492A18"/>
    <w:rsid w:val="0049348A"/>
    <w:rsid w:val="00493F19"/>
    <w:rsid w:val="00494010"/>
    <w:rsid w:val="00494078"/>
    <w:rsid w:val="0049417C"/>
    <w:rsid w:val="00494BFC"/>
    <w:rsid w:val="00494C7D"/>
    <w:rsid w:val="0049581F"/>
    <w:rsid w:val="00496537"/>
    <w:rsid w:val="00497E03"/>
    <w:rsid w:val="004A0887"/>
    <w:rsid w:val="004A0FB4"/>
    <w:rsid w:val="004A2651"/>
    <w:rsid w:val="004A344C"/>
    <w:rsid w:val="004A3458"/>
    <w:rsid w:val="004A40B6"/>
    <w:rsid w:val="004A4875"/>
    <w:rsid w:val="004A4BEF"/>
    <w:rsid w:val="004A532C"/>
    <w:rsid w:val="004A56C6"/>
    <w:rsid w:val="004A6470"/>
    <w:rsid w:val="004A658C"/>
    <w:rsid w:val="004A6AE0"/>
    <w:rsid w:val="004A7DC1"/>
    <w:rsid w:val="004A7FB5"/>
    <w:rsid w:val="004B017C"/>
    <w:rsid w:val="004B06FF"/>
    <w:rsid w:val="004B17EA"/>
    <w:rsid w:val="004B18C4"/>
    <w:rsid w:val="004B3CFA"/>
    <w:rsid w:val="004B3D0D"/>
    <w:rsid w:val="004B3EF5"/>
    <w:rsid w:val="004B41EE"/>
    <w:rsid w:val="004B462E"/>
    <w:rsid w:val="004B4CDC"/>
    <w:rsid w:val="004B4E61"/>
    <w:rsid w:val="004B5C06"/>
    <w:rsid w:val="004B696F"/>
    <w:rsid w:val="004B71F5"/>
    <w:rsid w:val="004B7662"/>
    <w:rsid w:val="004C0B62"/>
    <w:rsid w:val="004C12B3"/>
    <w:rsid w:val="004C19D7"/>
    <w:rsid w:val="004C28C2"/>
    <w:rsid w:val="004C5235"/>
    <w:rsid w:val="004C5C1B"/>
    <w:rsid w:val="004C656A"/>
    <w:rsid w:val="004C6612"/>
    <w:rsid w:val="004C7A01"/>
    <w:rsid w:val="004D06A7"/>
    <w:rsid w:val="004D07B6"/>
    <w:rsid w:val="004D3488"/>
    <w:rsid w:val="004D3756"/>
    <w:rsid w:val="004D3A32"/>
    <w:rsid w:val="004D40D1"/>
    <w:rsid w:val="004D52D7"/>
    <w:rsid w:val="004D55AB"/>
    <w:rsid w:val="004D5FAD"/>
    <w:rsid w:val="004D7A43"/>
    <w:rsid w:val="004D7CCD"/>
    <w:rsid w:val="004E1AD9"/>
    <w:rsid w:val="004E238F"/>
    <w:rsid w:val="004E4D32"/>
    <w:rsid w:val="004E4D4C"/>
    <w:rsid w:val="004E4FD4"/>
    <w:rsid w:val="004E6965"/>
    <w:rsid w:val="004E6AE6"/>
    <w:rsid w:val="004F0DFF"/>
    <w:rsid w:val="004F0EA2"/>
    <w:rsid w:val="004F130F"/>
    <w:rsid w:val="004F2228"/>
    <w:rsid w:val="004F24F7"/>
    <w:rsid w:val="004F29EA"/>
    <w:rsid w:val="004F3D39"/>
    <w:rsid w:val="004F5670"/>
    <w:rsid w:val="004F777F"/>
    <w:rsid w:val="00501230"/>
    <w:rsid w:val="00501E10"/>
    <w:rsid w:val="00502D60"/>
    <w:rsid w:val="0050453C"/>
    <w:rsid w:val="00504C50"/>
    <w:rsid w:val="00507785"/>
    <w:rsid w:val="00507A05"/>
    <w:rsid w:val="0051068E"/>
    <w:rsid w:val="00511511"/>
    <w:rsid w:val="005124EF"/>
    <w:rsid w:val="00512620"/>
    <w:rsid w:val="00512BB1"/>
    <w:rsid w:val="00513EEF"/>
    <w:rsid w:val="00514046"/>
    <w:rsid w:val="00515C77"/>
    <w:rsid w:val="00517C79"/>
    <w:rsid w:val="00520A7F"/>
    <w:rsid w:val="00520E57"/>
    <w:rsid w:val="005212B3"/>
    <w:rsid w:val="0052173D"/>
    <w:rsid w:val="00521974"/>
    <w:rsid w:val="005224DA"/>
    <w:rsid w:val="00523075"/>
    <w:rsid w:val="00523D7A"/>
    <w:rsid w:val="005240DA"/>
    <w:rsid w:val="005255BE"/>
    <w:rsid w:val="0052583B"/>
    <w:rsid w:val="00525A82"/>
    <w:rsid w:val="0052660B"/>
    <w:rsid w:val="00526F4A"/>
    <w:rsid w:val="005279F1"/>
    <w:rsid w:val="0052C82A"/>
    <w:rsid w:val="00530464"/>
    <w:rsid w:val="005307A8"/>
    <w:rsid w:val="00530ABB"/>
    <w:rsid w:val="00531549"/>
    <w:rsid w:val="00533AD5"/>
    <w:rsid w:val="00533B49"/>
    <w:rsid w:val="00533F6F"/>
    <w:rsid w:val="00534627"/>
    <w:rsid w:val="0053489E"/>
    <w:rsid w:val="00536879"/>
    <w:rsid w:val="00537287"/>
    <w:rsid w:val="005377BF"/>
    <w:rsid w:val="00537A48"/>
    <w:rsid w:val="00540910"/>
    <w:rsid w:val="00543034"/>
    <w:rsid w:val="005437FD"/>
    <w:rsid w:val="00543F98"/>
    <w:rsid w:val="00546A5E"/>
    <w:rsid w:val="00546E59"/>
    <w:rsid w:val="00547DBD"/>
    <w:rsid w:val="0054B4F2"/>
    <w:rsid w:val="00550F75"/>
    <w:rsid w:val="005513B8"/>
    <w:rsid w:val="00551524"/>
    <w:rsid w:val="005522B6"/>
    <w:rsid w:val="0055284C"/>
    <w:rsid w:val="00552914"/>
    <w:rsid w:val="005534DA"/>
    <w:rsid w:val="00554697"/>
    <w:rsid w:val="005551F8"/>
    <w:rsid w:val="005560EB"/>
    <w:rsid w:val="005563D3"/>
    <w:rsid w:val="005577AF"/>
    <w:rsid w:val="00557FAB"/>
    <w:rsid w:val="005600D2"/>
    <w:rsid w:val="0056140C"/>
    <w:rsid w:val="0056187B"/>
    <w:rsid w:val="0056199E"/>
    <w:rsid w:val="0056718F"/>
    <w:rsid w:val="005671E8"/>
    <w:rsid w:val="005676C7"/>
    <w:rsid w:val="005702C7"/>
    <w:rsid w:val="00570E09"/>
    <w:rsid w:val="0057131D"/>
    <w:rsid w:val="005715E6"/>
    <w:rsid w:val="00571984"/>
    <w:rsid w:val="00572C4F"/>
    <w:rsid w:val="005736CB"/>
    <w:rsid w:val="005736CE"/>
    <w:rsid w:val="00574D4C"/>
    <w:rsid w:val="005753A8"/>
    <w:rsid w:val="00575540"/>
    <w:rsid w:val="005755E9"/>
    <w:rsid w:val="00575D00"/>
    <w:rsid w:val="00576BC3"/>
    <w:rsid w:val="00580397"/>
    <w:rsid w:val="0058138A"/>
    <w:rsid w:val="00582FD3"/>
    <w:rsid w:val="00583173"/>
    <w:rsid w:val="005832D1"/>
    <w:rsid w:val="00585290"/>
    <w:rsid w:val="00585F49"/>
    <w:rsid w:val="00586259"/>
    <w:rsid w:val="00587B03"/>
    <w:rsid w:val="005900B2"/>
    <w:rsid w:val="005905BB"/>
    <w:rsid w:val="00590680"/>
    <w:rsid w:val="0059236C"/>
    <w:rsid w:val="00592D9E"/>
    <w:rsid w:val="00592F60"/>
    <w:rsid w:val="00593A46"/>
    <w:rsid w:val="00593E75"/>
    <w:rsid w:val="00594264"/>
    <w:rsid w:val="0059588A"/>
    <w:rsid w:val="00596851"/>
    <w:rsid w:val="00596D90"/>
    <w:rsid w:val="005978A0"/>
    <w:rsid w:val="005A0638"/>
    <w:rsid w:val="005A0F8A"/>
    <w:rsid w:val="005A109D"/>
    <w:rsid w:val="005A1819"/>
    <w:rsid w:val="005A184F"/>
    <w:rsid w:val="005A1ACF"/>
    <w:rsid w:val="005A1BE2"/>
    <w:rsid w:val="005A2171"/>
    <w:rsid w:val="005A2930"/>
    <w:rsid w:val="005A29E0"/>
    <w:rsid w:val="005A4061"/>
    <w:rsid w:val="005A51D2"/>
    <w:rsid w:val="005A5F19"/>
    <w:rsid w:val="005A60C9"/>
    <w:rsid w:val="005A62A2"/>
    <w:rsid w:val="005A7053"/>
    <w:rsid w:val="005A73E3"/>
    <w:rsid w:val="005A7C12"/>
    <w:rsid w:val="005A7ECA"/>
    <w:rsid w:val="005B0450"/>
    <w:rsid w:val="005B09EB"/>
    <w:rsid w:val="005B1C2D"/>
    <w:rsid w:val="005B23BC"/>
    <w:rsid w:val="005B309F"/>
    <w:rsid w:val="005B58DD"/>
    <w:rsid w:val="005B5C5B"/>
    <w:rsid w:val="005B6D60"/>
    <w:rsid w:val="005C04DB"/>
    <w:rsid w:val="005C0C3F"/>
    <w:rsid w:val="005C18FF"/>
    <w:rsid w:val="005C242D"/>
    <w:rsid w:val="005C24AE"/>
    <w:rsid w:val="005C4054"/>
    <w:rsid w:val="005C454F"/>
    <w:rsid w:val="005C4851"/>
    <w:rsid w:val="005C5790"/>
    <w:rsid w:val="005C5BB1"/>
    <w:rsid w:val="005C695A"/>
    <w:rsid w:val="005C6E68"/>
    <w:rsid w:val="005C7040"/>
    <w:rsid w:val="005C7637"/>
    <w:rsid w:val="005C7A10"/>
    <w:rsid w:val="005D05F9"/>
    <w:rsid w:val="005D0843"/>
    <w:rsid w:val="005D1F85"/>
    <w:rsid w:val="005D2FFB"/>
    <w:rsid w:val="005D516C"/>
    <w:rsid w:val="005D554F"/>
    <w:rsid w:val="005D61A3"/>
    <w:rsid w:val="005D68F2"/>
    <w:rsid w:val="005D7047"/>
    <w:rsid w:val="005E042A"/>
    <w:rsid w:val="005E0D08"/>
    <w:rsid w:val="005E22B2"/>
    <w:rsid w:val="005E374C"/>
    <w:rsid w:val="005E3DB3"/>
    <w:rsid w:val="005E5231"/>
    <w:rsid w:val="005E651D"/>
    <w:rsid w:val="005E7154"/>
    <w:rsid w:val="005E7E4C"/>
    <w:rsid w:val="005F1BD6"/>
    <w:rsid w:val="005F1D1E"/>
    <w:rsid w:val="005F2200"/>
    <w:rsid w:val="005F246C"/>
    <w:rsid w:val="005F47DA"/>
    <w:rsid w:val="005F5C8B"/>
    <w:rsid w:val="005F633A"/>
    <w:rsid w:val="005F77F7"/>
    <w:rsid w:val="005F7CCA"/>
    <w:rsid w:val="006008DF"/>
    <w:rsid w:val="00600C66"/>
    <w:rsid w:val="00600FF3"/>
    <w:rsid w:val="00601BAF"/>
    <w:rsid w:val="0060364D"/>
    <w:rsid w:val="00603792"/>
    <w:rsid w:val="006044AE"/>
    <w:rsid w:val="006046BF"/>
    <w:rsid w:val="00604F4A"/>
    <w:rsid w:val="0060601B"/>
    <w:rsid w:val="00606CBC"/>
    <w:rsid w:val="00606DBB"/>
    <w:rsid w:val="006144B8"/>
    <w:rsid w:val="00614D04"/>
    <w:rsid w:val="006151F0"/>
    <w:rsid w:val="0061558E"/>
    <w:rsid w:val="0061574D"/>
    <w:rsid w:val="00615B4D"/>
    <w:rsid w:val="006167A8"/>
    <w:rsid w:val="006210F7"/>
    <w:rsid w:val="00621542"/>
    <w:rsid w:val="00623757"/>
    <w:rsid w:val="006249E4"/>
    <w:rsid w:val="00625A22"/>
    <w:rsid w:val="006260E9"/>
    <w:rsid w:val="0062635C"/>
    <w:rsid w:val="006263CE"/>
    <w:rsid w:val="00626BFE"/>
    <w:rsid w:val="00626D37"/>
    <w:rsid w:val="0062764D"/>
    <w:rsid w:val="006308DC"/>
    <w:rsid w:val="00630FB5"/>
    <w:rsid w:val="00631643"/>
    <w:rsid w:val="00631BFD"/>
    <w:rsid w:val="00632045"/>
    <w:rsid w:val="00634174"/>
    <w:rsid w:val="00634223"/>
    <w:rsid w:val="006353FE"/>
    <w:rsid w:val="0063570F"/>
    <w:rsid w:val="006368A0"/>
    <w:rsid w:val="00640B48"/>
    <w:rsid w:val="006413DB"/>
    <w:rsid w:val="006415DD"/>
    <w:rsid w:val="00644C62"/>
    <w:rsid w:val="0064516B"/>
    <w:rsid w:val="00646B87"/>
    <w:rsid w:val="00646E07"/>
    <w:rsid w:val="006472CD"/>
    <w:rsid w:val="0064737B"/>
    <w:rsid w:val="00647639"/>
    <w:rsid w:val="00647781"/>
    <w:rsid w:val="0065062C"/>
    <w:rsid w:val="0065079E"/>
    <w:rsid w:val="00651F3A"/>
    <w:rsid w:val="006520E0"/>
    <w:rsid w:val="0065251B"/>
    <w:rsid w:val="006529F6"/>
    <w:rsid w:val="00652E46"/>
    <w:rsid w:val="00653A22"/>
    <w:rsid w:val="00653A2B"/>
    <w:rsid w:val="006552EB"/>
    <w:rsid w:val="00655D7E"/>
    <w:rsid w:val="00657B09"/>
    <w:rsid w:val="00657E89"/>
    <w:rsid w:val="006615B7"/>
    <w:rsid w:val="00663104"/>
    <w:rsid w:val="00663200"/>
    <w:rsid w:val="00663F51"/>
    <w:rsid w:val="00665117"/>
    <w:rsid w:val="00665988"/>
    <w:rsid w:val="00666137"/>
    <w:rsid w:val="00667DFB"/>
    <w:rsid w:val="0067025B"/>
    <w:rsid w:val="00670263"/>
    <w:rsid w:val="00670665"/>
    <w:rsid w:val="00670DC6"/>
    <w:rsid w:val="00670F0D"/>
    <w:rsid w:val="0067115F"/>
    <w:rsid w:val="00672C1C"/>
    <w:rsid w:val="00673211"/>
    <w:rsid w:val="00673F7A"/>
    <w:rsid w:val="00674AC8"/>
    <w:rsid w:val="00675A8A"/>
    <w:rsid w:val="00676A9C"/>
    <w:rsid w:val="006815C1"/>
    <w:rsid w:val="006815F7"/>
    <w:rsid w:val="00681CA7"/>
    <w:rsid w:val="006820E4"/>
    <w:rsid w:val="0068247B"/>
    <w:rsid w:val="0068270F"/>
    <w:rsid w:val="00683C13"/>
    <w:rsid w:val="006846BE"/>
    <w:rsid w:val="00684BC6"/>
    <w:rsid w:val="00684CFD"/>
    <w:rsid w:val="00684DF6"/>
    <w:rsid w:val="0068608C"/>
    <w:rsid w:val="006862D5"/>
    <w:rsid w:val="00686511"/>
    <w:rsid w:val="006879BD"/>
    <w:rsid w:val="00687E4E"/>
    <w:rsid w:val="00690212"/>
    <w:rsid w:val="00693CA6"/>
    <w:rsid w:val="006954C3"/>
    <w:rsid w:val="006958AA"/>
    <w:rsid w:val="00696062"/>
    <w:rsid w:val="00697650"/>
    <w:rsid w:val="00697D0E"/>
    <w:rsid w:val="006A114E"/>
    <w:rsid w:val="006A1294"/>
    <w:rsid w:val="006A15B3"/>
    <w:rsid w:val="006A3AC1"/>
    <w:rsid w:val="006A3ACA"/>
    <w:rsid w:val="006A3E20"/>
    <w:rsid w:val="006A491B"/>
    <w:rsid w:val="006A54AB"/>
    <w:rsid w:val="006A5942"/>
    <w:rsid w:val="006A603A"/>
    <w:rsid w:val="006A6BD5"/>
    <w:rsid w:val="006A6D24"/>
    <w:rsid w:val="006A7046"/>
    <w:rsid w:val="006A72F1"/>
    <w:rsid w:val="006A74FB"/>
    <w:rsid w:val="006A7EBF"/>
    <w:rsid w:val="006B0695"/>
    <w:rsid w:val="006B1C1B"/>
    <w:rsid w:val="006B1C55"/>
    <w:rsid w:val="006B3683"/>
    <w:rsid w:val="006B39CB"/>
    <w:rsid w:val="006B54A9"/>
    <w:rsid w:val="006B585F"/>
    <w:rsid w:val="006B5A3B"/>
    <w:rsid w:val="006B5A8C"/>
    <w:rsid w:val="006B6F23"/>
    <w:rsid w:val="006B6F86"/>
    <w:rsid w:val="006B7617"/>
    <w:rsid w:val="006B7C3A"/>
    <w:rsid w:val="006C0399"/>
    <w:rsid w:val="006C12AC"/>
    <w:rsid w:val="006C1828"/>
    <w:rsid w:val="006C1BC8"/>
    <w:rsid w:val="006C1F26"/>
    <w:rsid w:val="006C2340"/>
    <w:rsid w:val="006C3F50"/>
    <w:rsid w:val="006C40DD"/>
    <w:rsid w:val="006C4E73"/>
    <w:rsid w:val="006C537F"/>
    <w:rsid w:val="006C5F59"/>
    <w:rsid w:val="006C60C4"/>
    <w:rsid w:val="006C6A00"/>
    <w:rsid w:val="006C6FFC"/>
    <w:rsid w:val="006C7683"/>
    <w:rsid w:val="006D01DC"/>
    <w:rsid w:val="006D169A"/>
    <w:rsid w:val="006D2A73"/>
    <w:rsid w:val="006D32DA"/>
    <w:rsid w:val="006D47A5"/>
    <w:rsid w:val="006D4AB6"/>
    <w:rsid w:val="006D55E2"/>
    <w:rsid w:val="006D5D17"/>
    <w:rsid w:val="006D6281"/>
    <w:rsid w:val="006DDF0E"/>
    <w:rsid w:val="006E02CE"/>
    <w:rsid w:val="006E0347"/>
    <w:rsid w:val="006E18EF"/>
    <w:rsid w:val="006E2136"/>
    <w:rsid w:val="006E3393"/>
    <w:rsid w:val="006E49BC"/>
    <w:rsid w:val="006E4EB0"/>
    <w:rsid w:val="006E5A84"/>
    <w:rsid w:val="006E6110"/>
    <w:rsid w:val="006E8CF1"/>
    <w:rsid w:val="006F0514"/>
    <w:rsid w:val="006F0B96"/>
    <w:rsid w:val="006F0F97"/>
    <w:rsid w:val="006F158B"/>
    <w:rsid w:val="006F1870"/>
    <w:rsid w:val="006F1916"/>
    <w:rsid w:val="006F201B"/>
    <w:rsid w:val="006F24AF"/>
    <w:rsid w:val="006F3355"/>
    <w:rsid w:val="006F3A22"/>
    <w:rsid w:val="006F6081"/>
    <w:rsid w:val="006F7C73"/>
    <w:rsid w:val="006F7DE5"/>
    <w:rsid w:val="00700118"/>
    <w:rsid w:val="0070026B"/>
    <w:rsid w:val="007004AF"/>
    <w:rsid w:val="007016E9"/>
    <w:rsid w:val="00702D59"/>
    <w:rsid w:val="00704108"/>
    <w:rsid w:val="00705B5D"/>
    <w:rsid w:val="00705BE1"/>
    <w:rsid w:val="00707303"/>
    <w:rsid w:val="00710515"/>
    <w:rsid w:val="00710DDF"/>
    <w:rsid w:val="007116B6"/>
    <w:rsid w:val="00711CBC"/>
    <w:rsid w:val="00711DB9"/>
    <w:rsid w:val="0071235A"/>
    <w:rsid w:val="00712744"/>
    <w:rsid w:val="00712831"/>
    <w:rsid w:val="0071387F"/>
    <w:rsid w:val="00713A2E"/>
    <w:rsid w:val="00713E93"/>
    <w:rsid w:val="00713F5B"/>
    <w:rsid w:val="00715492"/>
    <w:rsid w:val="0071648A"/>
    <w:rsid w:val="00716A3D"/>
    <w:rsid w:val="00717165"/>
    <w:rsid w:val="00720731"/>
    <w:rsid w:val="00720BB7"/>
    <w:rsid w:val="00721563"/>
    <w:rsid w:val="00722418"/>
    <w:rsid w:val="0072253A"/>
    <w:rsid w:val="00722720"/>
    <w:rsid w:val="007227A5"/>
    <w:rsid w:val="00722E24"/>
    <w:rsid w:val="00724B36"/>
    <w:rsid w:val="0072643E"/>
    <w:rsid w:val="00727818"/>
    <w:rsid w:val="00727981"/>
    <w:rsid w:val="00730281"/>
    <w:rsid w:val="00730368"/>
    <w:rsid w:val="00730693"/>
    <w:rsid w:val="007310B3"/>
    <w:rsid w:val="00731273"/>
    <w:rsid w:val="00731A5A"/>
    <w:rsid w:val="00731AFA"/>
    <w:rsid w:val="0073236A"/>
    <w:rsid w:val="007347AA"/>
    <w:rsid w:val="00734AB4"/>
    <w:rsid w:val="00734B1B"/>
    <w:rsid w:val="00734B87"/>
    <w:rsid w:val="00734E5D"/>
    <w:rsid w:val="007354AC"/>
    <w:rsid w:val="0073563B"/>
    <w:rsid w:val="00735B2B"/>
    <w:rsid w:val="00735EE0"/>
    <w:rsid w:val="00736710"/>
    <w:rsid w:val="0073716A"/>
    <w:rsid w:val="00740E0C"/>
    <w:rsid w:val="007414F9"/>
    <w:rsid w:val="00743579"/>
    <w:rsid w:val="007436D5"/>
    <w:rsid w:val="00744CA0"/>
    <w:rsid w:val="00745671"/>
    <w:rsid w:val="007457F4"/>
    <w:rsid w:val="00747227"/>
    <w:rsid w:val="007472BA"/>
    <w:rsid w:val="007474DD"/>
    <w:rsid w:val="007500BE"/>
    <w:rsid w:val="0075010A"/>
    <w:rsid w:val="00750274"/>
    <w:rsid w:val="0075042B"/>
    <w:rsid w:val="00750F8A"/>
    <w:rsid w:val="00751598"/>
    <w:rsid w:val="00752754"/>
    <w:rsid w:val="00752F32"/>
    <w:rsid w:val="0075350F"/>
    <w:rsid w:val="00753B40"/>
    <w:rsid w:val="0075483B"/>
    <w:rsid w:val="007550DE"/>
    <w:rsid w:val="00755286"/>
    <w:rsid w:val="007552F3"/>
    <w:rsid w:val="007555C3"/>
    <w:rsid w:val="00755C1C"/>
    <w:rsid w:val="0075649F"/>
    <w:rsid w:val="00756672"/>
    <w:rsid w:val="00756BE1"/>
    <w:rsid w:val="00757880"/>
    <w:rsid w:val="00760A25"/>
    <w:rsid w:val="00760E1E"/>
    <w:rsid w:val="00761B5F"/>
    <w:rsid w:val="0076269E"/>
    <w:rsid w:val="007626A3"/>
    <w:rsid w:val="007629C3"/>
    <w:rsid w:val="00763114"/>
    <w:rsid w:val="0076578A"/>
    <w:rsid w:val="00767569"/>
    <w:rsid w:val="007677E4"/>
    <w:rsid w:val="00767D89"/>
    <w:rsid w:val="00770329"/>
    <w:rsid w:val="007707AA"/>
    <w:rsid w:val="00770C03"/>
    <w:rsid w:val="00771387"/>
    <w:rsid w:val="0077175E"/>
    <w:rsid w:val="00771F4D"/>
    <w:rsid w:val="00772ABE"/>
    <w:rsid w:val="00773406"/>
    <w:rsid w:val="007742A1"/>
    <w:rsid w:val="007749AF"/>
    <w:rsid w:val="00774F8E"/>
    <w:rsid w:val="007752EB"/>
    <w:rsid w:val="0077671B"/>
    <w:rsid w:val="00776916"/>
    <w:rsid w:val="007769A3"/>
    <w:rsid w:val="00777E30"/>
    <w:rsid w:val="007805A2"/>
    <w:rsid w:val="00781495"/>
    <w:rsid w:val="007818EB"/>
    <w:rsid w:val="00782609"/>
    <w:rsid w:val="007828A1"/>
    <w:rsid w:val="00783226"/>
    <w:rsid w:val="00783E19"/>
    <w:rsid w:val="00784632"/>
    <w:rsid w:val="007848C9"/>
    <w:rsid w:val="0078649E"/>
    <w:rsid w:val="007864A2"/>
    <w:rsid w:val="0078676F"/>
    <w:rsid w:val="007869FA"/>
    <w:rsid w:val="00786CD8"/>
    <w:rsid w:val="00787C4A"/>
    <w:rsid w:val="00787E5F"/>
    <w:rsid w:val="00787F4E"/>
    <w:rsid w:val="00787FA8"/>
    <w:rsid w:val="00791254"/>
    <w:rsid w:val="0079199B"/>
    <w:rsid w:val="00791D72"/>
    <w:rsid w:val="00792FC4"/>
    <w:rsid w:val="007933C6"/>
    <w:rsid w:val="00793B67"/>
    <w:rsid w:val="00795703"/>
    <w:rsid w:val="0079735D"/>
    <w:rsid w:val="007A02E2"/>
    <w:rsid w:val="007A0860"/>
    <w:rsid w:val="007A215F"/>
    <w:rsid w:val="007A24A2"/>
    <w:rsid w:val="007A38BF"/>
    <w:rsid w:val="007A4C02"/>
    <w:rsid w:val="007A4FF4"/>
    <w:rsid w:val="007A523E"/>
    <w:rsid w:val="007A5A41"/>
    <w:rsid w:val="007A6C96"/>
    <w:rsid w:val="007A7D3F"/>
    <w:rsid w:val="007B0B1D"/>
    <w:rsid w:val="007B27A5"/>
    <w:rsid w:val="007B287C"/>
    <w:rsid w:val="007B33A6"/>
    <w:rsid w:val="007B44A2"/>
    <w:rsid w:val="007B4E49"/>
    <w:rsid w:val="007B5421"/>
    <w:rsid w:val="007B58A2"/>
    <w:rsid w:val="007B60A7"/>
    <w:rsid w:val="007B70AB"/>
    <w:rsid w:val="007B771D"/>
    <w:rsid w:val="007C0083"/>
    <w:rsid w:val="007C1D7E"/>
    <w:rsid w:val="007C21A6"/>
    <w:rsid w:val="007C27EA"/>
    <w:rsid w:val="007C2E71"/>
    <w:rsid w:val="007C37BE"/>
    <w:rsid w:val="007C40CF"/>
    <w:rsid w:val="007C4CFA"/>
    <w:rsid w:val="007C540B"/>
    <w:rsid w:val="007C621D"/>
    <w:rsid w:val="007C7B28"/>
    <w:rsid w:val="007C7E9E"/>
    <w:rsid w:val="007D02FF"/>
    <w:rsid w:val="007D07A5"/>
    <w:rsid w:val="007D0A3C"/>
    <w:rsid w:val="007D1F90"/>
    <w:rsid w:val="007D2DEE"/>
    <w:rsid w:val="007D3927"/>
    <w:rsid w:val="007D3C21"/>
    <w:rsid w:val="007D4147"/>
    <w:rsid w:val="007D6034"/>
    <w:rsid w:val="007D6058"/>
    <w:rsid w:val="007D6336"/>
    <w:rsid w:val="007D63C8"/>
    <w:rsid w:val="007D674B"/>
    <w:rsid w:val="007D75E5"/>
    <w:rsid w:val="007E2414"/>
    <w:rsid w:val="007E2476"/>
    <w:rsid w:val="007E2AAB"/>
    <w:rsid w:val="007E2C50"/>
    <w:rsid w:val="007E3BBB"/>
    <w:rsid w:val="007E3C8F"/>
    <w:rsid w:val="007E420D"/>
    <w:rsid w:val="007E4534"/>
    <w:rsid w:val="007E4648"/>
    <w:rsid w:val="007E4792"/>
    <w:rsid w:val="007E4C3F"/>
    <w:rsid w:val="007E4C68"/>
    <w:rsid w:val="007E4F86"/>
    <w:rsid w:val="007E77E9"/>
    <w:rsid w:val="007E7AB4"/>
    <w:rsid w:val="007F162F"/>
    <w:rsid w:val="007F29CA"/>
    <w:rsid w:val="007F3953"/>
    <w:rsid w:val="007F57E8"/>
    <w:rsid w:val="007F5F41"/>
    <w:rsid w:val="007F7113"/>
    <w:rsid w:val="007F7288"/>
    <w:rsid w:val="007F79C7"/>
    <w:rsid w:val="007F7B7C"/>
    <w:rsid w:val="00800527"/>
    <w:rsid w:val="008007DE"/>
    <w:rsid w:val="0080141C"/>
    <w:rsid w:val="008014A5"/>
    <w:rsid w:val="00802A57"/>
    <w:rsid w:val="00802BD6"/>
    <w:rsid w:val="00803495"/>
    <w:rsid w:val="00805B3D"/>
    <w:rsid w:val="00805E2F"/>
    <w:rsid w:val="00805E8B"/>
    <w:rsid w:val="008069CA"/>
    <w:rsid w:val="00806D8C"/>
    <w:rsid w:val="00807769"/>
    <w:rsid w:val="00811E48"/>
    <w:rsid w:val="00813BFC"/>
    <w:rsid w:val="00814216"/>
    <w:rsid w:val="00814825"/>
    <w:rsid w:val="00814E49"/>
    <w:rsid w:val="008153E0"/>
    <w:rsid w:val="00815EEE"/>
    <w:rsid w:val="0081613D"/>
    <w:rsid w:val="008170A7"/>
    <w:rsid w:val="008174FF"/>
    <w:rsid w:val="0082024B"/>
    <w:rsid w:val="008207A8"/>
    <w:rsid w:val="00820894"/>
    <w:rsid w:val="008208D3"/>
    <w:rsid w:val="008220C5"/>
    <w:rsid w:val="008236A4"/>
    <w:rsid w:val="00824011"/>
    <w:rsid w:val="00824608"/>
    <w:rsid w:val="00824EA2"/>
    <w:rsid w:val="00825A98"/>
    <w:rsid w:val="00825C44"/>
    <w:rsid w:val="00826EF9"/>
    <w:rsid w:val="0083074E"/>
    <w:rsid w:val="008307A6"/>
    <w:rsid w:val="008308C5"/>
    <w:rsid w:val="00830975"/>
    <w:rsid w:val="00830C6B"/>
    <w:rsid w:val="00830D29"/>
    <w:rsid w:val="00830DD2"/>
    <w:rsid w:val="00831528"/>
    <w:rsid w:val="00833047"/>
    <w:rsid w:val="00834724"/>
    <w:rsid w:val="008349E0"/>
    <w:rsid w:val="00834B66"/>
    <w:rsid w:val="0083601A"/>
    <w:rsid w:val="008406FD"/>
    <w:rsid w:val="008414B8"/>
    <w:rsid w:val="00842D51"/>
    <w:rsid w:val="00843316"/>
    <w:rsid w:val="008436D5"/>
    <w:rsid w:val="00843FEF"/>
    <w:rsid w:val="0084548D"/>
    <w:rsid w:val="008463F4"/>
    <w:rsid w:val="0084681D"/>
    <w:rsid w:val="0084785A"/>
    <w:rsid w:val="00850FCB"/>
    <w:rsid w:val="0085166A"/>
    <w:rsid w:val="008521FE"/>
    <w:rsid w:val="0085271C"/>
    <w:rsid w:val="00852985"/>
    <w:rsid w:val="00856A6D"/>
    <w:rsid w:val="00856BE0"/>
    <w:rsid w:val="00856C15"/>
    <w:rsid w:val="00857745"/>
    <w:rsid w:val="00857B98"/>
    <w:rsid w:val="00860706"/>
    <w:rsid w:val="008609C8"/>
    <w:rsid w:val="00860F82"/>
    <w:rsid w:val="00861AD7"/>
    <w:rsid w:val="008622F3"/>
    <w:rsid w:val="008627C0"/>
    <w:rsid w:val="0086393D"/>
    <w:rsid w:val="00863A68"/>
    <w:rsid w:val="00863BD9"/>
    <w:rsid w:val="008640A2"/>
    <w:rsid w:val="008643E1"/>
    <w:rsid w:val="0086541C"/>
    <w:rsid w:val="00866DD2"/>
    <w:rsid w:val="00867372"/>
    <w:rsid w:val="008675C5"/>
    <w:rsid w:val="008677A6"/>
    <w:rsid w:val="0086786F"/>
    <w:rsid w:val="008679C5"/>
    <w:rsid w:val="008714C0"/>
    <w:rsid w:val="00871F73"/>
    <w:rsid w:val="008734E0"/>
    <w:rsid w:val="008736B1"/>
    <w:rsid w:val="008753B3"/>
    <w:rsid w:val="008753DA"/>
    <w:rsid w:val="00880EA3"/>
    <w:rsid w:val="008810F8"/>
    <w:rsid w:val="00881150"/>
    <w:rsid w:val="00881EAB"/>
    <w:rsid w:val="008826E1"/>
    <w:rsid w:val="00882EDA"/>
    <w:rsid w:val="00883132"/>
    <w:rsid w:val="00883376"/>
    <w:rsid w:val="008839AA"/>
    <w:rsid w:val="00883EC7"/>
    <w:rsid w:val="00884067"/>
    <w:rsid w:val="0088466D"/>
    <w:rsid w:val="0088657E"/>
    <w:rsid w:val="008865A9"/>
    <w:rsid w:val="00886648"/>
    <w:rsid w:val="00887ED6"/>
    <w:rsid w:val="00890180"/>
    <w:rsid w:val="008901BF"/>
    <w:rsid w:val="008902E0"/>
    <w:rsid w:val="00890658"/>
    <w:rsid w:val="00891E88"/>
    <w:rsid w:val="00893C4B"/>
    <w:rsid w:val="00895AFF"/>
    <w:rsid w:val="00896846"/>
    <w:rsid w:val="00897351"/>
    <w:rsid w:val="008A023D"/>
    <w:rsid w:val="008A02E9"/>
    <w:rsid w:val="008A096C"/>
    <w:rsid w:val="008A0ABA"/>
    <w:rsid w:val="008A1987"/>
    <w:rsid w:val="008A22A8"/>
    <w:rsid w:val="008A2307"/>
    <w:rsid w:val="008A2386"/>
    <w:rsid w:val="008A2A9F"/>
    <w:rsid w:val="008A2B10"/>
    <w:rsid w:val="008A3629"/>
    <w:rsid w:val="008A36A0"/>
    <w:rsid w:val="008A3A6E"/>
    <w:rsid w:val="008A3F63"/>
    <w:rsid w:val="008A42BA"/>
    <w:rsid w:val="008A4E60"/>
    <w:rsid w:val="008A4FB7"/>
    <w:rsid w:val="008A5B59"/>
    <w:rsid w:val="008A5C20"/>
    <w:rsid w:val="008A6009"/>
    <w:rsid w:val="008A6292"/>
    <w:rsid w:val="008A7151"/>
    <w:rsid w:val="008B044C"/>
    <w:rsid w:val="008B09AF"/>
    <w:rsid w:val="008B0C98"/>
    <w:rsid w:val="008B0D54"/>
    <w:rsid w:val="008B1336"/>
    <w:rsid w:val="008B18B5"/>
    <w:rsid w:val="008B1B15"/>
    <w:rsid w:val="008B2219"/>
    <w:rsid w:val="008B2425"/>
    <w:rsid w:val="008B439A"/>
    <w:rsid w:val="008B5429"/>
    <w:rsid w:val="008B7F17"/>
    <w:rsid w:val="008C0C3A"/>
    <w:rsid w:val="008C2817"/>
    <w:rsid w:val="008C2925"/>
    <w:rsid w:val="008C2B9A"/>
    <w:rsid w:val="008C3AEF"/>
    <w:rsid w:val="008C3BD3"/>
    <w:rsid w:val="008C3C0E"/>
    <w:rsid w:val="008C413E"/>
    <w:rsid w:val="008C6403"/>
    <w:rsid w:val="008C6A64"/>
    <w:rsid w:val="008C6B72"/>
    <w:rsid w:val="008C7AB9"/>
    <w:rsid w:val="008D02A8"/>
    <w:rsid w:val="008D1B05"/>
    <w:rsid w:val="008D49DE"/>
    <w:rsid w:val="008D4DC5"/>
    <w:rsid w:val="008D7898"/>
    <w:rsid w:val="008D7FB7"/>
    <w:rsid w:val="008E0920"/>
    <w:rsid w:val="008E20C6"/>
    <w:rsid w:val="008E2119"/>
    <w:rsid w:val="008E370D"/>
    <w:rsid w:val="008E4D17"/>
    <w:rsid w:val="008E6517"/>
    <w:rsid w:val="008E65F4"/>
    <w:rsid w:val="008E6BF9"/>
    <w:rsid w:val="008E6D4C"/>
    <w:rsid w:val="008E6F34"/>
    <w:rsid w:val="008F1BA4"/>
    <w:rsid w:val="008F1E5E"/>
    <w:rsid w:val="008F2CC9"/>
    <w:rsid w:val="008F2E80"/>
    <w:rsid w:val="008F3361"/>
    <w:rsid w:val="008F3443"/>
    <w:rsid w:val="008F423C"/>
    <w:rsid w:val="008F4623"/>
    <w:rsid w:val="008F4C45"/>
    <w:rsid w:val="008F50F0"/>
    <w:rsid w:val="008F53B0"/>
    <w:rsid w:val="008F6984"/>
    <w:rsid w:val="008F6C8F"/>
    <w:rsid w:val="008F736F"/>
    <w:rsid w:val="008F7603"/>
    <w:rsid w:val="009010C0"/>
    <w:rsid w:val="009012B6"/>
    <w:rsid w:val="00903414"/>
    <w:rsid w:val="00904345"/>
    <w:rsid w:val="00906ED4"/>
    <w:rsid w:val="00907C6A"/>
    <w:rsid w:val="0090FC18"/>
    <w:rsid w:val="00910B5F"/>
    <w:rsid w:val="00911171"/>
    <w:rsid w:val="009114EB"/>
    <w:rsid w:val="00912551"/>
    <w:rsid w:val="009139DE"/>
    <w:rsid w:val="00913F5F"/>
    <w:rsid w:val="00915796"/>
    <w:rsid w:val="00915ECB"/>
    <w:rsid w:val="009160D5"/>
    <w:rsid w:val="00916660"/>
    <w:rsid w:val="0091718F"/>
    <w:rsid w:val="009178A6"/>
    <w:rsid w:val="00917963"/>
    <w:rsid w:val="00920121"/>
    <w:rsid w:val="00920D90"/>
    <w:rsid w:val="00922B37"/>
    <w:rsid w:val="00922F40"/>
    <w:rsid w:val="00923B9D"/>
    <w:rsid w:val="00923D3A"/>
    <w:rsid w:val="0092450D"/>
    <w:rsid w:val="00924F9F"/>
    <w:rsid w:val="009262B8"/>
    <w:rsid w:val="00926BDC"/>
    <w:rsid w:val="009300D2"/>
    <w:rsid w:val="00930BDE"/>
    <w:rsid w:val="00933EEE"/>
    <w:rsid w:val="009347B9"/>
    <w:rsid w:val="00935877"/>
    <w:rsid w:val="00935DAD"/>
    <w:rsid w:val="00936A71"/>
    <w:rsid w:val="00940B14"/>
    <w:rsid w:val="00940CAD"/>
    <w:rsid w:val="0094196B"/>
    <w:rsid w:val="009421D5"/>
    <w:rsid w:val="00942689"/>
    <w:rsid w:val="00943581"/>
    <w:rsid w:val="00945825"/>
    <w:rsid w:val="00945B98"/>
    <w:rsid w:val="0094636B"/>
    <w:rsid w:val="0094644A"/>
    <w:rsid w:val="00946988"/>
    <w:rsid w:val="009473EE"/>
    <w:rsid w:val="009502AC"/>
    <w:rsid w:val="009502F1"/>
    <w:rsid w:val="00950312"/>
    <w:rsid w:val="00950343"/>
    <w:rsid w:val="009540E7"/>
    <w:rsid w:val="009542AE"/>
    <w:rsid w:val="00955983"/>
    <w:rsid w:val="009569E4"/>
    <w:rsid w:val="00960842"/>
    <w:rsid w:val="009611F3"/>
    <w:rsid w:val="009611F4"/>
    <w:rsid w:val="009618D3"/>
    <w:rsid w:val="00961ECD"/>
    <w:rsid w:val="00962258"/>
    <w:rsid w:val="00962497"/>
    <w:rsid w:val="00962F85"/>
    <w:rsid w:val="00963125"/>
    <w:rsid w:val="0096331E"/>
    <w:rsid w:val="00963B65"/>
    <w:rsid w:val="00964E81"/>
    <w:rsid w:val="009652E1"/>
    <w:rsid w:val="009663B0"/>
    <w:rsid w:val="00966E40"/>
    <w:rsid w:val="00967106"/>
    <w:rsid w:val="00970C5D"/>
    <w:rsid w:val="00971816"/>
    <w:rsid w:val="00971AA4"/>
    <w:rsid w:val="00972392"/>
    <w:rsid w:val="00973426"/>
    <w:rsid w:val="00976289"/>
    <w:rsid w:val="00976D17"/>
    <w:rsid w:val="009800F2"/>
    <w:rsid w:val="009816A2"/>
    <w:rsid w:val="009816DE"/>
    <w:rsid w:val="0098299E"/>
    <w:rsid w:val="00982C7C"/>
    <w:rsid w:val="00982FCF"/>
    <w:rsid w:val="00983A65"/>
    <w:rsid w:val="00983B17"/>
    <w:rsid w:val="00985A6A"/>
    <w:rsid w:val="00985EEB"/>
    <w:rsid w:val="00986791"/>
    <w:rsid w:val="00987FD7"/>
    <w:rsid w:val="009905A4"/>
    <w:rsid w:val="0099068B"/>
    <w:rsid w:val="009914F0"/>
    <w:rsid w:val="00991D94"/>
    <w:rsid w:val="00992A36"/>
    <w:rsid w:val="00994099"/>
    <w:rsid w:val="009942FD"/>
    <w:rsid w:val="0099494F"/>
    <w:rsid w:val="00994AD6"/>
    <w:rsid w:val="00994E91"/>
    <w:rsid w:val="0099731B"/>
    <w:rsid w:val="009978BD"/>
    <w:rsid w:val="009A03E5"/>
    <w:rsid w:val="009A059C"/>
    <w:rsid w:val="009A09BC"/>
    <w:rsid w:val="009A0DEA"/>
    <w:rsid w:val="009A1A83"/>
    <w:rsid w:val="009A3131"/>
    <w:rsid w:val="009A35E5"/>
    <w:rsid w:val="009A3E22"/>
    <w:rsid w:val="009A4091"/>
    <w:rsid w:val="009A425A"/>
    <w:rsid w:val="009A458E"/>
    <w:rsid w:val="009A4C13"/>
    <w:rsid w:val="009A4F8F"/>
    <w:rsid w:val="009A50A2"/>
    <w:rsid w:val="009A5ACB"/>
    <w:rsid w:val="009A612F"/>
    <w:rsid w:val="009A65FD"/>
    <w:rsid w:val="009A6FB5"/>
    <w:rsid w:val="009B0F10"/>
    <w:rsid w:val="009B12A1"/>
    <w:rsid w:val="009B26B1"/>
    <w:rsid w:val="009B2D38"/>
    <w:rsid w:val="009B3454"/>
    <w:rsid w:val="009B3820"/>
    <w:rsid w:val="009B4DE1"/>
    <w:rsid w:val="009B4E75"/>
    <w:rsid w:val="009B5544"/>
    <w:rsid w:val="009B5E3B"/>
    <w:rsid w:val="009B6082"/>
    <w:rsid w:val="009B647D"/>
    <w:rsid w:val="009B655D"/>
    <w:rsid w:val="009B7060"/>
    <w:rsid w:val="009B7417"/>
    <w:rsid w:val="009C218E"/>
    <w:rsid w:val="009C2AD1"/>
    <w:rsid w:val="009C334F"/>
    <w:rsid w:val="009C362E"/>
    <w:rsid w:val="009C3BA7"/>
    <w:rsid w:val="009C42D5"/>
    <w:rsid w:val="009C4E26"/>
    <w:rsid w:val="009C541D"/>
    <w:rsid w:val="009C58C1"/>
    <w:rsid w:val="009C5E9E"/>
    <w:rsid w:val="009C5FF6"/>
    <w:rsid w:val="009C7918"/>
    <w:rsid w:val="009D128A"/>
    <w:rsid w:val="009D33E2"/>
    <w:rsid w:val="009D3613"/>
    <w:rsid w:val="009D3F71"/>
    <w:rsid w:val="009D57A2"/>
    <w:rsid w:val="009D5958"/>
    <w:rsid w:val="009D5D78"/>
    <w:rsid w:val="009D6667"/>
    <w:rsid w:val="009D6CA2"/>
    <w:rsid w:val="009D72E4"/>
    <w:rsid w:val="009E083A"/>
    <w:rsid w:val="009E12BC"/>
    <w:rsid w:val="009E1571"/>
    <w:rsid w:val="009E1823"/>
    <w:rsid w:val="009E1CAB"/>
    <w:rsid w:val="009E2147"/>
    <w:rsid w:val="009E27E6"/>
    <w:rsid w:val="009E31FA"/>
    <w:rsid w:val="009E5181"/>
    <w:rsid w:val="009E52A9"/>
    <w:rsid w:val="009E7129"/>
    <w:rsid w:val="009E7312"/>
    <w:rsid w:val="009E7AEF"/>
    <w:rsid w:val="009E7FC4"/>
    <w:rsid w:val="009F05CE"/>
    <w:rsid w:val="009F2DDC"/>
    <w:rsid w:val="009F5BDD"/>
    <w:rsid w:val="009F5E15"/>
    <w:rsid w:val="009F632A"/>
    <w:rsid w:val="009F6527"/>
    <w:rsid w:val="009F69D8"/>
    <w:rsid w:val="00A0030F"/>
    <w:rsid w:val="00A00541"/>
    <w:rsid w:val="00A00A88"/>
    <w:rsid w:val="00A019C2"/>
    <w:rsid w:val="00A02717"/>
    <w:rsid w:val="00A02957"/>
    <w:rsid w:val="00A02C66"/>
    <w:rsid w:val="00A03684"/>
    <w:rsid w:val="00A03A03"/>
    <w:rsid w:val="00A03BFA"/>
    <w:rsid w:val="00A03F0F"/>
    <w:rsid w:val="00A04124"/>
    <w:rsid w:val="00A04D8A"/>
    <w:rsid w:val="00A054A9"/>
    <w:rsid w:val="00A0570D"/>
    <w:rsid w:val="00A05FC1"/>
    <w:rsid w:val="00A069B6"/>
    <w:rsid w:val="00A06D6F"/>
    <w:rsid w:val="00A06FD3"/>
    <w:rsid w:val="00A0740A"/>
    <w:rsid w:val="00A075CD"/>
    <w:rsid w:val="00A07B9D"/>
    <w:rsid w:val="00A07BC0"/>
    <w:rsid w:val="00A097C9"/>
    <w:rsid w:val="00A0B030"/>
    <w:rsid w:val="00A10325"/>
    <w:rsid w:val="00A1118A"/>
    <w:rsid w:val="00A113B4"/>
    <w:rsid w:val="00A11C22"/>
    <w:rsid w:val="00A1330B"/>
    <w:rsid w:val="00A13C34"/>
    <w:rsid w:val="00A13CC4"/>
    <w:rsid w:val="00A148AF"/>
    <w:rsid w:val="00A14F19"/>
    <w:rsid w:val="00A15CCC"/>
    <w:rsid w:val="00A17965"/>
    <w:rsid w:val="00A2047A"/>
    <w:rsid w:val="00A21215"/>
    <w:rsid w:val="00A2149B"/>
    <w:rsid w:val="00A22FCC"/>
    <w:rsid w:val="00A23EDD"/>
    <w:rsid w:val="00A240DA"/>
    <w:rsid w:val="00A24290"/>
    <w:rsid w:val="00A2465C"/>
    <w:rsid w:val="00A249F8"/>
    <w:rsid w:val="00A24D3C"/>
    <w:rsid w:val="00A24E0B"/>
    <w:rsid w:val="00A25CB8"/>
    <w:rsid w:val="00A25DA5"/>
    <w:rsid w:val="00A30AD1"/>
    <w:rsid w:val="00A32B50"/>
    <w:rsid w:val="00A331B6"/>
    <w:rsid w:val="00A337C0"/>
    <w:rsid w:val="00A339E0"/>
    <w:rsid w:val="00A350BB"/>
    <w:rsid w:val="00A35868"/>
    <w:rsid w:val="00A35AAF"/>
    <w:rsid w:val="00A35F8C"/>
    <w:rsid w:val="00A36D43"/>
    <w:rsid w:val="00A401C9"/>
    <w:rsid w:val="00A41C3E"/>
    <w:rsid w:val="00A4247E"/>
    <w:rsid w:val="00A4345B"/>
    <w:rsid w:val="00A43BC0"/>
    <w:rsid w:val="00A43C83"/>
    <w:rsid w:val="00A44CDF"/>
    <w:rsid w:val="00A45577"/>
    <w:rsid w:val="00A46097"/>
    <w:rsid w:val="00A47AA9"/>
    <w:rsid w:val="00A47FAE"/>
    <w:rsid w:val="00A507A4"/>
    <w:rsid w:val="00A515D5"/>
    <w:rsid w:val="00A53CEE"/>
    <w:rsid w:val="00A55681"/>
    <w:rsid w:val="00A5608B"/>
    <w:rsid w:val="00A56A2B"/>
    <w:rsid w:val="00A56C38"/>
    <w:rsid w:val="00A602FD"/>
    <w:rsid w:val="00A608D8"/>
    <w:rsid w:val="00A6100C"/>
    <w:rsid w:val="00A613C6"/>
    <w:rsid w:val="00A6143D"/>
    <w:rsid w:val="00A617FD"/>
    <w:rsid w:val="00A62E97"/>
    <w:rsid w:val="00A63124"/>
    <w:rsid w:val="00A634C5"/>
    <w:rsid w:val="00A63899"/>
    <w:rsid w:val="00A63B47"/>
    <w:rsid w:val="00A64979"/>
    <w:rsid w:val="00A65323"/>
    <w:rsid w:val="00A65A66"/>
    <w:rsid w:val="00A662D6"/>
    <w:rsid w:val="00A66BD6"/>
    <w:rsid w:val="00A6792A"/>
    <w:rsid w:val="00A70307"/>
    <w:rsid w:val="00A70C7F"/>
    <w:rsid w:val="00A70E26"/>
    <w:rsid w:val="00A71F0D"/>
    <w:rsid w:val="00A722CB"/>
    <w:rsid w:val="00A72EB4"/>
    <w:rsid w:val="00A73BFB"/>
    <w:rsid w:val="00A73C08"/>
    <w:rsid w:val="00A74AD8"/>
    <w:rsid w:val="00A75D5F"/>
    <w:rsid w:val="00A7675D"/>
    <w:rsid w:val="00A767E8"/>
    <w:rsid w:val="00A810D3"/>
    <w:rsid w:val="00A82637"/>
    <w:rsid w:val="00A834AA"/>
    <w:rsid w:val="00A8352F"/>
    <w:rsid w:val="00A85475"/>
    <w:rsid w:val="00A860A6"/>
    <w:rsid w:val="00A868FB"/>
    <w:rsid w:val="00A86A47"/>
    <w:rsid w:val="00A87DB6"/>
    <w:rsid w:val="00A8FC95"/>
    <w:rsid w:val="00A90884"/>
    <w:rsid w:val="00A90D68"/>
    <w:rsid w:val="00A916C2"/>
    <w:rsid w:val="00A92796"/>
    <w:rsid w:val="00A92C31"/>
    <w:rsid w:val="00A93EFD"/>
    <w:rsid w:val="00A94E03"/>
    <w:rsid w:val="00A951C1"/>
    <w:rsid w:val="00A95477"/>
    <w:rsid w:val="00A95A14"/>
    <w:rsid w:val="00A96642"/>
    <w:rsid w:val="00A96EC8"/>
    <w:rsid w:val="00AA034E"/>
    <w:rsid w:val="00AA0AAC"/>
    <w:rsid w:val="00AA0F28"/>
    <w:rsid w:val="00AA1514"/>
    <w:rsid w:val="00AA1B42"/>
    <w:rsid w:val="00AA20FC"/>
    <w:rsid w:val="00AA2D36"/>
    <w:rsid w:val="00AA305E"/>
    <w:rsid w:val="00AA342C"/>
    <w:rsid w:val="00AA3AAB"/>
    <w:rsid w:val="00AA443C"/>
    <w:rsid w:val="00AA5354"/>
    <w:rsid w:val="00AA54A7"/>
    <w:rsid w:val="00AA7C9C"/>
    <w:rsid w:val="00AB11B3"/>
    <w:rsid w:val="00AB13CE"/>
    <w:rsid w:val="00AB4134"/>
    <w:rsid w:val="00AB4A82"/>
    <w:rsid w:val="00AB4BA9"/>
    <w:rsid w:val="00AB536B"/>
    <w:rsid w:val="00AB54CC"/>
    <w:rsid w:val="00AB576C"/>
    <w:rsid w:val="00AB5F37"/>
    <w:rsid w:val="00AB6A22"/>
    <w:rsid w:val="00AB6E80"/>
    <w:rsid w:val="00AB74EB"/>
    <w:rsid w:val="00AC0531"/>
    <w:rsid w:val="00AC30CC"/>
    <w:rsid w:val="00AC35CF"/>
    <w:rsid w:val="00AC5CF9"/>
    <w:rsid w:val="00AC7D38"/>
    <w:rsid w:val="00AD1F3B"/>
    <w:rsid w:val="00AD2729"/>
    <w:rsid w:val="00AD37D3"/>
    <w:rsid w:val="00AD383F"/>
    <w:rsid w:val="00AD3C98"/>
    <w:rsid w:val="00AD3D3F"/>
    <w:rsid w:val="00AD3E13"/>
    <w:rsid w:val="00AD46C3"/>
    <w:rsid w:val="00AD4C4A"/>
    <w:rsid w:val="00AD6539"/>
    <w:rsid w:val="00AD6F59"/>
    <w:rsid w:val="00AD7331"/>
    <w:rsid w:val="00AD74D6"/>
    <w:rsid w:val="00AD7A10"/>
    <w:rsid w:val="00AE1095"/>
    <w:rsid w:val="00AE1116"/>
    <w:rsid w:val="00AE128B"/>
    <w:rsid w:val="00AE27E5"/>
    <w:rsid w:val="00AE3101"/>
    <w:rsid w:val="00AE37B7"/>
    <w:rsid w:val="00AE393C"/>
    <w:rsid w:val="00AE423A"/>
    <w:rsid w:val="00AE48CE"/>
    <w:rsid w:val="00AE4E25"/>
    <w:rsid w:val="00AE4FFE"/>
    <w:rsid w:val="00AE5453"/>
    <w:rsid w:val="00AE59BE"/>
    <w:rsid w:val="00AE647A"/>
    <w:rsid w:val="00AE6D42"/>
    <w:rsid w:val="00AE7231"/>
    <w:rsid w:val="00AF0AC1"/>
    <w:rsid w:val="00AF10BB"/>
    <w:rsid w:val="00AF1DB6"/>
    <w:rsid w:val="00AF21E8"/>
    <w:rsid w:val="00AF229A"/>
    <w:rsid w:val="00AF2E7A"/>
    <w:rsid w:val="00AF423A"/>
    <w:rsid w:val="00AF43BB"/>
    <w:rsid w:val="00AF5010"/>
    <w:rsid w:val="00AF5016"/>
    <w:rsid w:val="00AF5F13"/>
    <w:rsid w:val="00AF60B6"/>
    <w:rsid w:val="00AF6210"/>
    <w:rsid w:val="00AF6860"/>
    <w:rsid w:val="00AF69C4"/>
    <w:rsid w:val="00AF736B"/>
    <w:rsid w:val="00AF7870"/>
    <w:rsid w:val="00AF7F7F"/>
    <w:rsid w:val="00B01AB7"/>
    <w:rsid w:val="00B01B1D"/>
    <w:rsid w:val="00B01FEB"/>
    <w:rsid w:val="00B02100"/>
    <w:rsid w:val="00B02AE1"/>
    <w:rsid w:val="00B02AF1"/>
    <w:rsid w:val="00B043F6"/>
    <w:rsid w:val="00B04574"/>
    <w:rsid w:val="00B05E5F"/>
    <w:rsid w:val="00B06085"/>
    <w:rsid w:val="00B06A10"/>
    <w:rsid w:val="00B07345"/>
    <w:rsid w:val="00B07B41"/>
    <w:rsid w:val="00B07E6B"/>
    <w:rsid w:val="00B10B01"/>
    <w:rsid w:val="00B10D64"/>
    <w:rsid w:val="00B11103"/>
    <w:rsid w:val="00B12105"/>
    <w:rsid w:val="00B129F4"/>
    <w:rsid w:val="00B12F49"/>
    <w:rsid w:val="00B14657"/>
    <w:rsid w:val="00B151BC"/>
    <w:rsid w:val="00B153CA"/>
    <w:rsid w:val="00B15B07"/>
    <w:rsid w:val="00B16388"/>
    <w:rsid w:val="00B170D3"/>
    <w:rsid w:val="00B177F7"/>
    <w:rsid w:val="00B178A7"/>
    <w:rsid w:val="00B212C4"/>
    <w:rsid w:val="00B219DB"/>
    <w:rsid w:val="00B227DF"/>
    <w:rsid w:val="00B22D64"/>
    <w:rsid w:val="00B23E20"/>
    <w:rsid w:val="00B24F23"/>
    <w:rsid w:val="00B2611B"/>
    <w:rsid w:val="00B2772D"/>
    <w:rsid w:val="00B279C4"/>
    <w:rsid w:val="00B32429"/>
    <w:rsid w:val="00B32832"/>
    <w:rsid w:val="00B33336"/>
    <w:rsid w:val="00B33B91"/>
    <w:rsid w:val="00B34525"/>
    <w:rsid w:val="00B34963"/>
    <w:rsid w:val="00B34F49"/>
    <w:rsid w:val="00B351BC"/>
    <w:rsid w:val="00B3573F"/>
    <w:rsid w:val="00B36009"/>
    <w:rsid w:val="00B3697E"/>
    <w:rsid w:val="00B371D0"/>
    <w:rsid w:val="00B37227"/>
    <w:rsid w:val="00B40061"/>
    <w:rsid w:val="00B40292"/>
    <w:rsid w:val="00B407D3"/>
    <w:rsid w:val="00B40A04"/>
    <w:rsid w:val="00B4201E"/>
    <w:rsid w:val="00B42361"/>
    <w:rsid w:val="00B42B81"/>
    <w:rsid w:val="00B441F3"/>
    <w:rsid w:val="00B45362"/>
    <w:rsid w:val="00B45782"/>
    <w:rsid w:val="00B45D68"/>
    <w:rsid w:val="00B46FCE"/>
    <w:rsid w:val="00B502A1"/>
    <w:rsid w:val="00B502D9"/>
    <w:rsid w:val="00B50ABF"/>
    <w:rsid w:val="00B52225"/>
    <w:rsid w:val="00B52922"/>
    <w:rsid w:val="00B52992"/>
    <w:rsid w:val="00B5492C"/>
    <w:rsid w:val="00B54ADF"/>
    <w:rsid w:val="00B54FC5"/>
    <w:rsid w:val="00B56959"/>
    <w:rsid w:val="00B56A81"/>
    <w:rsid w:val="00B57BBD"/>
    <w:rsid w:val="00B6051A"/>
    <w:rsid w:val="00B6091B"/>
    <w:rsid w:val="00B60F4F"/>
    <w:rsid w:val="00B61612"/>
    <w:rsid w:val="00B617F7"/>
    <w:rsid w:val="00B61B99"/>
    <w:rsid w:val="00B627DB"/>
    <w:rsid w:val="00B62869"/>
    <w:rsid w:val="00B62A51"/>
    <w:rsid w:val="00B633DB"/>
    <w:rsid w:val="00B63C94"/>
    <w:rsid w:val="00B63FB5"/>
    <w:rsid w:val="00B65A50"/>
    <w:rsid w:val="00B6608D"/>
    <w:rsid w:val="00B671C5"/>
    <w:rsid w:val="00B674FD"/>
    <w:rsid w:val="00B67CFF"/>
    <w:rsid w:val="00B67DAC"/>
    <w:rsid w:val="00B70C8D"/>
    <w:rsid w:val="00B71EFF"/>
    <w:rsid w:val="00B72E8E"/>
    <w:rsid w:val="00B74198"/>
    <w:rsid w:val="00B75B6F"/>
    <w:rsid w:val="00B75DC8"/>
    <w:rsid w:val="00B76C48"/>
    <w:rsid w:val="00B76E73"/>
    <w:rsid w:val="00B77651"/>
    <w:rsid w:val="00B77D53"/>
    <w:rsid w:val="00B77E81"/>
    <w:rsid w:val="00B80C44"/>
    <w:rsid w:val="00B85B09"/>
    <w:rsid w:val="00B87623"/>
    <w:rsid w:val="00B87A52"/>
    <w:rsid w:val="00B90F6B"/>
    <w:rsid w:val="00B90FE8"/>
    <w:rsid w:val="00B91639"/>
    <w:rsid w:val="00B92B44"/>
    <w:rsid w:val="00B92BA8"/>
    <w:rsid w:val="00B943B1"/>
    <w:rsid w:val="00B96477"/>
    <w:rsid w:val="00B970A1"/>
    <w:rsid w:val="00BA0DA3"/>
    <w:rsid w:val="00BA112E"/>
    <w:rsid w:val="00BA1317"/>
    <w:rsid w:val="00BA13BE"/>
    <w:rsid w:val="00BA1613"/>
    <w:rsid w:val="00BA2BC6"/>
    <w:rsid w:val="00BA4503"/>
    <w:rsid w:val="00BA5105"/>
    <w:rsid w:val="00BA7109"/>
    <w:rsid w:val="00BA722C"/>
    <w:rsid w:val="00BB05A8"/>
    <w:rsid w:val="00BB0930"/>
    <w:rsid w:val="00BB11E6"/>
    <w:rsid w:val="00BB17C0"/>
    <w:rsid w:val="00BB3B06"/>
    <w:rsid w:val="00BB4A3A"/>
    <w:rsid w:val="00BB4B00"/>
    <w:rsid w:val="00BB4B0A"/>
    <w:rsid w:val="00BB4FEA"/>
    <w:rsid w:val="00BB5F94"/>
    <w:rsid w:val="00BB6600"/>
    <w:rsid w:val="00BB664F"/>
    <w:rsid w:val="00BB7F0F"/>
    <w:rsid w:val="00BC29A4"/>
    <w:rsid w:val="00BC4AEA"/>
    <w:rsid w:val="00BC50D7"/>
    <w:rsid w:val="00BC5E02"/>
    <w:rsid w:val="00BD19F3"/>
    <w:rsid w:val="00BD1B24"/>
    <w:rsid w:val="00BD1C6A"/>
    <w:rsid w:val="00BD1E51"/>
    <w:rsid w:val="00BD4669"/>
    <w:rsid w:val="00BE02B2"/>
    <w:rsid w:val="00BE15EA"/>
    <w:rsid w:val="00BE3A4B"/>
    <w:rsid w:val="00BE5ACB"/>
    <w:rsid w:val="00BE7F5C"/>
    <w:rsid w:val="00BF018A"/>
    <w:rsid w:val="00BF25BF"/>
    <w:rsid w:val="00BF3119"/>
    <w:rsid w:val="00BF3361"/>
    <w:rsid w:val="00BF3BE8"/>
    <w:rsid w:val="00BF4D96"/>
    <w:rsid w:val="00BF67C3"/>
    <w:rsid w:val="00BF7042"/>
    <w:rsid w:val="00C01E46"/>
    <w:rsid w:val="00C024D4"/>
    <w:rsid w:val="00C028C9"/>
    <w:rsid w:val="00C033C8"/>
    <w:rsid w:val="00C035A6"/>
    <w:rsid w:val="00C055BE"/>
    <w:rsid w:val="00C05950"/>
    <w:rsid w:val="00C06B95"/>
    <w:rsid w:val="00C07501"/>
    <w:rsid w:val="00C07E41"/>
    <w:rsid w:val="00C13749"/>
    <w:rsid w:val="00C14357"/>
    <w:rsid w:val="00C14511"/>
    <w:rsid w:val="00C14D99"/>
    <w:rsid w:val="00C15925"/>
    <w:rsid w:val="00C15F1D"/>
    <w:rsid w:val="00C16ED5"/>
    <w:rsid w:val="00C2026C"/>
    <w:rsid w:val="00C20DA8"/>
    <w:rsid w:val="00C20DB3"/>
    <w:rsid w:val="00C2113B"/>
    <w:rsid w:val="00C21ADF"/>
    <w:rsid w:val="00C23050"/>
    <w:rsid w:val="00C241A6"/>
    <w:rsid w:val="00C2522A"/>
    <w:rsid w:val="00C25921"/>
    <w:rsid w:val="00C25EAE"/>
    <w:rsid w:val="00C25FFD"/>
    <w:rsid w:val="00C26656"/>
    <w:rsid w:val="00C2700F"/>
    <w:rsid w:val="00C30A27"/>
    <w:rsid w:val="00C31FF0"/>
    <w:rsid w:val="00C32097"/>
    <w:rsid w:val="00C328ED"/>
    <w:rsid w:val="00C334FE"/>
    <w:rsid w:val="00C33DCB"/>
    <w:rsid w:val="00C342AF"/>
    <w:rsid w:val="00C35444"/>
    <w:rsid w:val="00C35681"/>
    <w:rsid w:val="00C36B3F"/>
    <w:rsid w:val="00C36DC3"/>
    <w:rsid w:val="00C371F1"/>
    <w:rsid w:val="00C3753D"/>
    <w:rsid w:val="00C377EB"/>
    <w:rsid w:val="00C40458"/>
    <w:rsid w:val="00C416F9"/>
    <w:rsid w:val="00C41959"/>
    <w:rsid w:val="00C41E11"/>
    <w:rsid w:val="00C44401"/>
    <w:rsid w:val="00C44683"/>
    <w:rsid w:val="00C4493E"/>
    <w:rsid w:val="00C470B0"/>
    <w:rsid w:val="00C5026A"/>
    <w:rsid w:val="00C50372"/>
    <w:rsid w:val="00C504FA"/>
    <w:rsid w:val="00C514BD"/>
    <w:rsid w:val="00C52EFE"/>
    <w:rsid w:val="00C536BB"/>
    <w:rsid w:val="00C536F3"/>
    <w:rsid w:val="00C53E78"/>
    <w:rsid w:val="00C54485"/>
    <w:rsid w:val="00C54A64"/>
    <w:rsid w:val="00C5512D"/>
    <w:rsid w:val="00C5563A"/>
    <w:rsid w:val="00C5608A"/>
    <w:rsid w:val="00C5750E"/>
    <w:rsid w:val="00C576AB"/>
    <w:rsid w:val="00C57C15"/>
    <w:rsid w:val="00C602D9"/>
    <w:rsid w:val="00C605EF"/>
    <w:rsid w:val="00C60794"/>
    <w:rsid w:val="00C60BBB"/>
    <w:rsid w:val="00C60F2F"/>
    <w:rsid w:val="00C63791"/>
    <w:rsid w:val="00C63C50"/>
    <w:rsid w:val="00C6408E"/>
    <w:rsid w:val="00C64BE9"/>
    <w:rsid w:val="00C650B6"/>
    <w:rsid w:val="00C6597E"/>
    <w:rsid w:val="00C65A8E"/>
    <w:rsid w:val="00C65E8D"/>
    <w:rsid w:val="00C6605B"/>
    <w:rsid w:val="00C66097"/>
    <w:rsid w:val="00C67C70"/>
    <w:rsid w:val="00C70B78"/>
    <w:rsid w:val="00C719A2"/>
    <w:rsid w:val="00C720A1"/>
    <w:rsid w:val="00C72E0C"/>
    <w:rsid w:val="00C7303A"/>
    <w:rsid w:val="00C73B8E"/>
    <w:rsid w:val="00C74DB4"/>
    <w:rsid w:val="00C75962"/>
    <w:rsid w:val="00C75D85"/>
    <w:rsid w:val="00C76DF7"/>
    <w:rsid w:val="00C77687"/>
    <w:rsid w:val="00C77841"/>
    <w:rsid w:val="00C7B532"/>
    <w:rsid w:val="00C8123E"/>
    <w:rsid w:val="00C816C0"/>
    <w:rsid w:val="00C8189B"/>
    <w:rsid w:val="00C81AA3"/>
    <w:rsid w:val="00C82B94"/>
    <w:rsid w:val="00C82C92"/>
    <w:rsid w:val="00C831F5"/>
    <w:rsid w:val="00C8441B"/>
    <w:rsid w:val="00C85A6F"/>
    <w:rsid w:val="00C86522"/>
    <w:rsid w:val="00C875C6"/>
    <w:rsid w:val="00C90314"/>
    <w:rsid w:val="00C91AE1"/>
    <w:rsid w:val="00C91CB7"/>
    <w:rsid w:val="00C92AC6"/>
    <w:rsid w:val="00C92D83"/>
    <w:rsid w:val="00C93F29"/>
    <w:rsid w:val="00C93FDD"/>
    <w:rsid w:val="00C95ED9"/>
    <w:rsid w:val="00C96A44"/>
    <w:rsid w:val="00C97905"/>
    <w:rsid w:val="00C9A4AC"/>
    <w:rsid w:val="00CA04EE"/>
    <w:rsid w:val="00CA2957"/>
    <w:rsid w:val="00CA29FA"/>
    <w:rsid w:val="00CA2D38"/>
    <w:rsid w:val="00CA30B1"/>
    <w:rsid w:val="00CA3732"/>
    <w:rsid w:val="00CA4E28"/>
    <w:rsid w:val="00CA53D3"/>
    <w:rsid w:val="00CA57EE"/>
    <w:rsid w:val="00CA6E6C"/>
    <w:rsid w:val="00CA730F"/>
    <w:rsid w:val="00CA79C9"/>
    <w:rsid w:val="00CB0312"/>
    <w:rsid w:val="00CB1877"/>
    <w:rsid w:val="00CB1FB6"/>
    <w:rsid w:val="00CB336B"/>
    <w:rsid w:val="00CB34E2"/>
    <w:rsid w:val="00CB3B53"/>
    <w:rsid w:val="00CB4ABB"/>
    <w:rsid w:val="00CB515D"/>
    <w:rsid w:val="00CB5704"/>
    <w:rsid w:val="00CB57EA"/>
    <w:rsid w:val="00CB66FF"/>
    <w:rsid w:val="00CB717D"/>
    <w:rsid w:val="00CB74E4"/>
    <w:rsid w:val="00CB7A94"/>
    <w:rsid w:val="00CC0EB9"/>
    <w:rsid w:val="00CC229D"/>
    <w:rsid w:val="00CC236A"/>
    <w:rsid w:val="00CC2EDD"/>
    <w:rsid w:val="00CC4723"/>
    <w:rsid w:val="00CC6426"/>
    <w:rsid w:val="00CC670F"/>
    <w:rsid w:val="00CC68DB"/>
    <w:rsid w:val="00CC6A6A"/>
    <w:rsid w:val="00CD0A20"/>
    <w:rsid w:val="00CD0FBE"/>
    <w:rsid w:val="00CD10C4"/>
    <w:rsid w:val="00CD1D66"/>
    <w:rsid w:val="00CD1E66"/>
    <w:rsid w:val="00CD304F"/>
    <w:rsid w:val="00CD4AE6"/>
    <w:rsid w:val="00CD558B"/>
    <w:rsid w:val="00CD55CD"/>
    <w:rsid w:val="00CD6AE1"/>
    <w:rsid w:val="00CE1ACA"/>
    <w:rsid w:val="00CE2678"/>
    <w:rsid w:val="00CE2A1A"/>
    <w:rsid w:val="00CE2F88"/>
    <w:rsid w:val="00CE3101"/>
    <w:rsid w:val="00CE318F"/>
    <w:rsid w:val="00CE358F"/>
    <w:rsid w:val="00CE4A75"/>
    <w:rsid w:val="00CE4B65"/>
    <w:rsid w:val="00CE61A0"/>
    <w:rsid w:val="00CE6315"/>
    <w:rsid w:val="00CF1B79"/>
    <w:rsid w:val="00CF2232"/>
    <w:rsid w:val="00CF3053"/>
    <w:rsid w:val="00CF31EA"/>
    <w:rsid w:val="00CF416F"/>
    <w:rsid w:val="00CF5D75"/>
    <w:rsid w:val="00CF6F5E"/>
    <w:rsid w:val="00D03345"/>
    <w:rsid w:val="00D03DB7"/>
    <w:rsid w:val="00D0434E"/>
    <w:rsid w:val="00D0448C"/>
    <w:rsid w:val="00D048CB"/>
    <w:rsid w:val="00D0499E"/>
    <w:rsid w:val="00D04D68"/>
    <w:rsid w:val="00D05937"/>
    <w:rsid w:val="00D05C44"/>
    <w:rsid w:val="00D06268"/>
    <w:rsid w:val="00D062E7"/>
    <w:rsid w:val="00D070CA"/>
    <w:rsid w:val="00D07AE8"/>
    <w:rsid w:val="00D10450"/>
    <w:rsid w:val="00D10B17"/>
    <w:rsid w:val="00D10C34"/>
    <w:rsid w:val="00D114B5"/>
    <w:rsid w:val="00D1285A"/>
    <w:rsid w:val="00D14BFA"/>
    <w:rsid w:val="00D14C55"/>
    <w:rsid w:val="00D1704A"/>
    <w:rsid w:val="00D173DF"/>
    <w:rsid w:val="00D178F1"/>
    <w:rsid w:val="00D17AF8"/>
    <w:rsid w:val="00D203F9"/>
    <w:rsid w:val="00D2504D"/>
    <w:rsid w:val="00D251F2"/>
    <w:rsid w:val="00D2689F"/>
    <w:rsid w:val="00D26CA8"/>
    <w:rsid w:val="00D26D4C"/>
    <w:rsid w:val="00D2783F"/>
    <w:rsid w:val="00D27E3F"/>
    <w:rsid w:val="00D31F2F"/>
    <w:rsid w:val="00D3482A"/>
    <w:rsid w:val="00D35547"/>
    <w:rsid w:val="00D35EA3"/>
    <w:rsid w:val="00D3644C"/>
    <w:rsid w:val="00D36899"/>
    <w:rsid w:val="00D36F88"/>
    <w:rsid w:val="00D37755"/>
    <w:rsid w:val="00D37DF2"/>
    <w:rsid w:val="00D41113"/>
    <w:rsid w:val="00D41C97"/>
    <w:rsid w:val="00D42857"/>
    <w:rsid w:val="00D432BF"/>
    <w:rsid w:val="00D432F5"/>
    <w:rsid w:val="00D437F3"/>
    <w:rsid w:val="00D44424"/>
    <w:rsid w:val="00D4451B"/>
    <w:rsid w:val="00D44DA2"/>
    <w:rsid w:val="00D45B56"/>
    <w:rsid w:val="00D45DC2"/>
    <w:rsid w:val="00D46E60"/>
    <w:rsid w:val="00D47C9D"/>
    <w:rsid w:val="00D50984"/>
    <w:rsid w:val="00D50D82"/>
    <w:rsid w:val="00D51113"/>
    <w:rsid w:val="00D51528"/>
    <w:rsid w:val="00D52571"/>
    <w:rsid w:val="00D536C6"/>
    <w:rsid w:val="00D53EF1"/>
    <w:rsid w:val="00D54D09"/>
    <w:rsid w:val="00D54D87"/>
    <w:rsid w:val="00D55DCB"/>
    <w:rsid w:val="00D55E25"/>
    <w:rsid w:val="00D57C66"/>
    <w:rsid w:val="00D6125C"/>
    <w:rsid w:val="00D614B9"/>
    <w:rsid w:val="00D61AE3"/>
    <w:rsid w:val="00D62F3B"/>
    <w:rsid w:val="00D62F9B"/>
    <w:rsid w:val="00D631A4"/>
    <w:rsid w:val="00D63514"/>
    <w:rsid w:val="00D640C4"/>
    <w:rsid w:val="00D643FC"/>
    <w:rsid w:val="00D661C7"/>
    <w:rsid w:val="00D664D5"/>
    <w:rsid w:val="00D66BDB"/>
    <w:rsid w:val="00D66C2E"/>
    <w:rsid w:val="00D67067"/>
    <w:rsid w:val="00D672D7"/>
    <w:rsid w:val="00D679F0"/>
    <w:rsid w:val="00D67A6A"/>
    <w:rsid w:val="00D705E6"/>
    <w:rsid w:val="00D70FF9"/>
    <w:rsid w:val="00D716A6"/>
    <w:rsid w:val="00D7285A"/>
    <w:rsid w:val="00D7302D"/>
    <w:rsid w:val="00D75019"/>
    <w:rsid w:val="00D75782"/>
    <w:rsid w:val="00D7624B"/>
    <w:rsid w:val="00D76B77"/>
    <w:rsid w:val="00D7771F"/>
    <w:rsid w:val="00D77F76"/>
    <w:rsid w:val="00D80805"/>
    <w:rsid w:val="00D8097C"/>
    <w:rsid w:val="00D81FC6"/>
    <w:rsid w:val="00D820F1"/>
    <w:rsid w:val="00D8324A"/>
    <w:rsid w:val="00D85862"/>
    <w:rsid w:val="00D8594E"/>
    <w:rsid w:val="00D860AA"/>
    <w:rsid w:val="00D86DB0"/>
    <w:rsid w:val="00D8EE74"/>
    <w:rsid w:val="00D90FF4"/>
    <w:rsid w:val="00D91307"/>
    <w:rsid w:val="00D91D6B"/>
    <w:rsid w:val="00D92876"/>
    <w:rsid w:val="00D9372D"/>
    <w:rsid w:val="00DA0384"/>
    <w:rsid w:val="00DA0AC6"/>
    <w:rsid w:val="00DA161A"/>
    <w:rsid w:val="00DA2779"/>
    <w:rsid w:val="00DA34FF"/>
    <w:rsid w:val="00DA355D"/>
    <w:rsid w:val="00DA3F3C"/>
    <w:rsid w:val="00DA6080"/>
    <w:rsid w:val="00DA6487"/>
    <w:rsid w:val="00DA72D1"/>
    <w:rsid w:val="00DA7BE8"/>
    <w:rsid w:val="00DB0093"/>
    <w:rsid w:val="00DB0B04"/>
    <w:rsid w:val="00DB0ED4"/>
    <w:rsid w:val="00DB14FA"/>
    <w:rsid w:val="00DB1941"/>
    <w:rsid w:val="00DB21D2"/>
    <w:rsid w:val="00DB25E3"/>
    <w:rsid w:val="00DB2CDB"/>
    <w:rsid w:val="00DB2ED0"/>
    <w:rsid w:val="00DB341C"/>
    <w:rsid w:val="00DB3912"/>
    <w:rsid w:val="00DB57D5"/>
    <w:rsid w:val="00DB6361"/>
    <w:rsid w:val="00DB6A0F"/>
    <w:rsid w:val="00DB6EE4"/>
    <w:rsid w:val="00DC0BA1"/>
    <w:rsid w:val="00DC12A9"/>
    <w:rsid w:val="00DC1C1F"/>
    <w:rsid w:val="00DC2EFC"/>
    <w:rsid w:val="00DC337C"/>
    <w:rsid w:val="00DC43F1"/>
    <w:rsid w:val="00DC4B7A"/>
    <w:rsid w:val="00DC4C7A"/>
    <w:rsid w:val="00DC5A55"/>
    <w:rsid w:val="00DC5C34"/>
    <w:rsid w:val="00DC5DB1"/>
    <w:rsid w:val="00DC63E6"/>
    <w:rsid w:val="00DD00EA"/>
    <w:rsid w:val="00DD214E"/>
    <w:rsid w:val="00DD255F"/>
    <w:rsid w:val="00DD273C"/>
    <w:rsid w:val="00DD36EE"/>
    <w:rsid w:val="00DD397D"/>
    <w:rsid w:val="00DD3B5B"/>
    <w:rsid w:val="00DD3C27"/>
    <w:rsid w:val="00DD5D6D"/>
    <w:rsid w:val="00DD71B3"/>
    <w:rsid w:val="00DD75CD"/>
    <w:rsid w:val="00DE0D18"/>
    <w:rsid w:val="00DE20B7"/>
    <w:rsid w:val="00DE255F"/>
    <w:rsid w:val="00DE2857"/>
    <w:rsid w:val="00DE3F56"/>
    <w:rsid w:val="00DE4614"/>
    <w:rsid w:val="00DE4732"/>
    <w:rsid w:val="00DE4DBC"/>
    <w:rsid w:val="00DE5264"/>
    <w:rsid w:val="00DE5793"/>
    <w:rsid w:val="00DE5AAA"/>
    <w:rsid w:val="00DE6756"/>
    <w:rsid w:val="00DE6875"/>
    <w:rsid w:val="00DE6E6A"/>
    <w:rsid w:val="00DE72B3"/>
    <w:rsid w:val="00DE7FB1"/>
    <w:rsid w:val="00DF1D0F"/>
    <w:rsid w:val="00DF33A5"/>
    <w:rsid w:val="00DF51A0"/>
    <w:rsid w:val="00DF5A40"/>
    <w:rsid w:val="00DF6766"/>
    <w:rsid w:val="00DF7205"/>
    <w:rsid w:val="00DF7468"/>
    <w:rsid w:val="00DF7A9E"/>
    <w:rsid w:val="00E016B7"/>
    <w:rsid w:val="00E016FB"/>
    <w:rsid w:val="00E01736"/>
    <w:rsid w:val="00E0178D"/>
    <w:rsid w:val="00E030A6"/>
    <w:rsid w:val="00E039EB"/>
    <w:rsid w:val="00E04217"/>
    <w:rsid w:val="00E050A1"/>
    <w:rsid w:val="00E05D9C"/>
    <w:rsid w:val="00E0607D"/>
    <w:rsid w:val="00E06DD6"/>
    <w:rsid w:val="00E109E6"/>
    <w:rsid w:val="00E13130"/>
    <w:rsid w:val="00E13822"/>
    <w:rsid w:val="00E13CBD"/>
    <w:rsid w:val="00E14DA4"/>
    <w:rsid w:val="00E15841"/>
    <w:rsid w:val="00E15E9D"/>
    <w:rsid w:val="00E16827"/>
    <w:rsid w:val="00E16FF3"/>
    <w:rsid w:val="00E172F2"/>
    <w:rsid w:val="00E2061C"/>
    <w:rsid w:val="00E21464"/>
    <w:rsid w:val="00E22D6A"/>
    <w:rsid w:val="00E2597F"/>
    <w:rsid w:val="00E265EC"/>
    <w:rsid w:val="00E26C8C"/>
    <w:rsid w:val="00E26E6E"/>
    <w:rsid w:val="00E26F10"/>
    <w:rsid w:val="00E26FE4"/>
    <w:rsid w:val="00E27488"/>
    <w:rsid w:val="00E2786A"/>
    <w:rsid w:val="00E27F93"/>
    <w:rsid w:val="00E3001A"/>
    <w:rsid w:val="00E300B0"/>
    <w:rsid w:val="00E30920"/>
    <w:rsid w:val="00E325C0"/>
    <w:rsid w:val="00E32B3A"/>
    <w:rsid w:val="00E335ED"/>
    <w:rsid w:val="00E33939"/>
    <w:rsid w:val="00E34C46"/>
    <w:rsid w:val="00E34D66"/>
    <w:rsid w:val="00E35196"/>
    <w:rsid w:val="00E36DB1"/>
    <w:rsid w:val="00E36FF3"/>
    <w:rsid w:val="00E43576"/>
    <w:rsid w:val="00E43CBA"/>
    <w:rsid w:val="00E43D87"/>
    <w:rsid w:val="00E4442D"/>
    <w:rsid w:val="00E44D2C"/>
    <w:rsid w:val="00E4662F"/>
    <w:rsid w:val="00E47741"/>
    <w:rsid w:val="00E47AAB"/>
    <w:rsid w:val="00E50990"/>
    <w:rsid w:val="00E51032"/>
    <w:rsid w:val="00E51970"/>
    <w:rsid w:val="00E53FC1"/>
    <w:rsid w:val="00E543E0"/>
    <w:rsid w:val="00E5486E"/>
    <w:rsid w:val="00E54ED4"/>
    <w:rsid w:val="00E54F12"/>
    <w:rsid w:val="00E54F2C"/>
    <w:rsid w:val="00E55931"/>
    <w:rsid w:val="00E5616F"/>
    <w:rsid w:val="00E56B88"/>
    <w:rsid w:val="00E57897"/>
    <w:rsid w:val="00E605A8"/>
    <w:rsid w:val="00E638B3"/>
    <w:rsid w:val="00E638C6"/>
    <w:rsid w:val="00E63DA7"/>
    <w:rsid w:val="00E6594A"/>
    <w:rsid w:val="00E65DCC"/>
    <w:rsid w:val="00E660AC"/>
    <w:rsid w:val="00E661B1"/>
    <w:rsid w:val="00E665E0"/>
    <w:rsid w:val="00E6668C"/>
    <w:rsid w:val="00E66731"/>
    <w:rsid w:val="00E66E4E"/>
    <w:rsid w:val="00E71EAF"/>
    <w:rsid w:val="00E72DEC"/>
    <w:rsid w:val="00E74F73"/>
    <w:rsid w:val="00E750B9"/>
    <w:rsid w:val="00E759CC"/>
    <w:rsid w:val="00E75A88"/>
    <w:rsid w:val="00E76165"/>
    <w:rsid w:val="00E770C2"/>
    <w:rsid w:val="00E813B4"/>
    <w:rsid w:val="00E815EE"/>
    <w:rsid w:val="00E81901"/>
    <w:rsid w:val="00E819C7"/>
    <w:rsid w:val="00E820BA"/>
    <w:rsid w:val="00E8294A"/>
    <w:rsid w:val="00E8392F"/>
    <w:rsid w:val="00E85BF1"/>
    <w:rsid w:val="00E8672A"/>
    <w:rsid w:val="00E86B13"/>
    <w:rsid w:val="00E86F24"/>
    <w:rsid w:val="00E87352"/>
    <w:rsid w:val="00E87D43"/>
    <w:rsid w:val="00E90AC0"/>
    <w:rsid w:val="00E912CD"/>
    <w:rsid w:val="00E91BC0"/>
    <w:rsid w:val="00E9224A"/>
    <w:rsid w:val="00E93351"/>
    <w:rsid w:val="00E93433"/>
    <w:rsid w:val="00E93BD0"/>
    <w:rsid w:val="00E95C72"/>
    <w:rsid w:val="00E960DF"/>
    <w:rsid w:val="00E973E3"/>
    <w:rsid w:val="00EA0C20"/>
    <w:rsid w:val="00EA1265"/>
    <w:rsid w:val="00EA1DAF"/>
    <w:rsid w:val="00EA4470"/>
    <w:rsid w:val="00EA44CC"/>
    <w:rsid w:val="00EA481D"/>
    <w:rsid w:val="00EA4B64"/>
    <w:rsid w:val="00EA71B6"/>
    <w:rsid w:val="00EA71D0"/>
    <w:rsid w:val="00EA7868"/>
    <w:rsid w:val="00EA78D4"/>
    <w:rsid w:val="00EB11CC"/>
    <w:rsid w:val="00EB1620"/>
    <w:rsid w:val="00EB26E8"/>
    <w:rsid w:val="00EB286B"/>
    <w:rsid w:val="00EB3176"/>
    <w:rsid w:val="00EB485B"/>
    <w:rsid w:val="00EB50BA"/>
    <w:rsid w:val="00EB52CA"/>
    <w:rsid w:val="00EB5E34"/>
    <w:rsid w:val="00EB68E4"/>
    <w:rsid w:val="00EB6F4F"/>
    <w:rsid w:val="00EB7479"/>
    <w:rsid w:val="00EB7ADE"/>
    <w:rsid w:val="00EC00CD"/>
    <w:rsid w:val="00EC089E"/>
    <w:rsid w:val="00EC0A1D"/>
    <w:rsid w:val="00EC0D48"/>
    <w:rsid w:val="00EC0EF1"/>
    <w:rsid w:val="00EC1FE1"/>
    <w:rsid w:val="00EC2464"/>
    <w:rsid w:val="00EC38AC"/>
    <w:rsid w:val="00EC3D2E"/>
    <w:rsid w:val="00EC4788"/>
    <w:rsid w:val="00EC62F1"/>
    <w:rsid w:val="00EC719B"/>
    <w:rsid w:val="00ED007B"/>
    <w:rsid w:val="00ED04CA"/>
    <w:rsid w:val="00ED063C"/>
    <w:rsid w:val="00ED1397"/>
    <w:rsid w:val="00ED1B6C"/>
    <w:rsid w:val="00ED2998"/>
    <w:rsid w:val="00ED36B2"/>
    <w:rsid w:val="00ED4872"/>
    <w:rsid w:val="00ED5A9B"/>
    <w:rsid w:val="00ED6059"/>
    <w:rsid w:val="00ED6C78"/>
    <w:rsid w:val="00ED7B0A"/>
    <w:rsid w:val="00ED7CBA"/>
    <w:rsid w:val="00EE07F5"/>
    <w:rsid w:val="00EE0B9E"/>
    <w:rsid w:val="00EE0CE2"/>
    <w:rsid w:val="00EE62C6"/>
    <w:rsid w:val="00EE673C"/>
    <w:rsid w:val="00EE6DD0"/>
    <w:rsid w:val="00EE7524"/>
    <w:rsid w:val="00EF0418"/>
    <w:rsid w:val="00EF293C"/>
    <w:rsid w:val="00EF2A63"/>
    <w:rsid w:val="00EF2D91"/>
    <w:rsid w:val="00EF4EA3"/>
    <w:rsid w:val="00EF5CCB"/>
    <w:rsid w:val="00EF6176"/>
    <w:rsid w:val="00EF780D"/>
    <w:rsid w:val="00F0073E"/>
    <w:rsid w:val="00F009E9"/>
    <w:rsid w:val="00F01C1D"/>
    <w:rsid w:val="00F02BA6"/>
    <w:rsid w:val="00F02D19"/>
    <w:rsid w:val="00F034DB"/>
    <w:rsid w:val="00F041E2"/>
    <w:rsid w:val="00F04424"/>
    <w:rsid w:val="00F049DA"/>
    <w:rsid w:val="00F04B5D"/>
    <w:rsid w:val="00F04DF4"/>
    <w:rsid w:val="00F05DD7"/>
    <w:rsid w:val="00F065B7"/>
    <w:rsid w:val="00F10F03"/>
    <w:rsid w:val="00F13205"/>
    <w:rsid w:val="00F137B0"/>
    <w:rsid w:val="00F15345"/>
    <w:rsid w:val="00F16125"/>
    <w:rsid w:val="00F1684E"/>
    <w:rsid w:val="00F16CA2"/>
    <w:rsid w:val="00F174AB"/>
    <w:rsid w:val="00F2150E"/>
    <w:rsid w:val="00F21A49"/>
    <w:rsid w:val="00F221A1"/>
    <w:rsid w:val="00F22217"/>
    <w:rsid w:val="00F22AF4"/>
    <w:rsid w:val="00F23135"/>
    <w:rsid w:val="00F24760"/>
    <w:rsid w:val="00F250E5"/>
    <w:rsid w:val="00F262D3"/>
    <w:rsid w:val="00F262E0"/>
    <w:rsid w:val="00F2701C"/>
    <w:rsid w:val="00F30A0A"/>
    <w:rsid w:val="00F31165"/>
    <w:rsid w:val="00F32264"/>
    <w:rsid w:val="00F3229D"/>
    <w:rsid w:val="00F32600"/>
    <w:rsid w:val="00F33FF7"/>
    <w:rsid w:val="00F34180"/>
    <w:rsid w:val="00F343DB"/>
    <w:rsid w:val="00F357AF"/>
    <w:rsid w:val="00F35940"/>
    <w:rsid w:val="00F36359"/>
    <w:rsid w:val="00F41AE8"/>
    <w:rsid w:val="00F43142"/>
    <w:rsid w:val="00F44104"/>
    <w:rsid w:val="00F4449F"/>
    <w:rsid w:val="00F446C3"/>
    <w:rsid w:val="00F45083"/>
    <w:rsid w:val="00F45C0D"/>
    <w:rsid w:val="00F45E1E"/>
    <w:rsid w:val="00F46F65"/>
    <w:rsid w:val="00F47942"/>
    <w:rsid w:val="00F50700"/>
    <w:rsid w:val="00F52EE9"/>
    <w:rsid w:val="00F53363"/>
    <w:rsid w:val="00F54754"/>
    <w:rsid w:val="00F552E8"/>
    <w:rsid w:val="00F55D66"/>
    <w:rsid w:val="00F55DBA"/>
    <w:rsid w:val="00F56632"/>
    <w:rsid w:val="00F570B7"/>
    <w:rsid w:val="00F5720A"/>
    <w:rsid w:val="00F608E8"/>
    <w:rsid w:val="00F610C3"/>
    <w:rsid w:val="00F614DF"/>
    <w:rsid w:val="00F6204D"/>
    <w:rsid w:val="00F625B8"/>
    <w:rsid w:val="00F639C0"/>
    <w:rsid w:val="00F64FB1"/>
    <w:rsid w:val="00F65FA6"/>
    <w:rsid w:val="00F670F4"/>
    <w:rsid w:val="00F70DDC"/>
    <w:rsid w:val="00F71547"/>
    <w:rsid w:val="00F71FCA"/>
    <w:rsid w:val="00F72106"/>
    <w:rsid w:val="00F7289B"/>
    <w:rsid w:val="00F7421E"/>
    <w:rsid w:val="00F74525"/>
    <w:rsid w:val="00F754CE"/>
    <w:rsid w:val="00F76793"/>
    <w:rsid w:val="00F769E1"/>
    <w:rsid w:val="00F76A77"/>
    <w:rsid w:val="00F778BE"/>
    <w:rsid w:val="00F77F73"/>
    <w:rsid w:val="00F80ACD"/>
    <w:rsid w:val="00F816B8"/>
    <w:rsid w:val="00F81D03"/>
    <w:rsid w:val="00F81E67"/>
    <w:rsid w:val="00F821B5"/>
    <w:rsid w:val="00F825EE"/>
    <w:rsid w:val="00F83F0D"/>
    <w:rsid w:val="00F84247"/>
    <w:rsid w:val="00F84A5E"/>
    <w:rsid w:val="00F84C77"/>
    <w:rsid w:val="00F86032"/>
    <w:rsid w:val="00F860C6"/>
    <w:rsid w:val="00F91D94"/>
    <w:rsid w:val="00F926CC"/>
    <w:rsid w:val="00F92873"/>
    <w:rsid w:val="00F92F0C"/>
    <w:rsid w:val="00F93488"/>
    <w:rsid w:val="00F94671"/>
    <w:rsid w:val="00F94CD8"/>
    <w:rsid w:val="00F96DE7"/>
    <w:rsid w:val="00FA030C"/>
    <w:rsid w:val="00FA0637"/>
    <w:rsid w:val="00FA1392"/>
    <w:rsid w:val="00FA1E9D"/>
    <w:rsid w:val="00FA24DA"/>
    <w:rsid w:val="00FA25C6"/>
    <w:rsid w:val="00FA3A87"/>
    <w:rsid w:val="00FA3C12"/>
    <w:rsid w:val="00FA43A5"/>
    <w:rsid w:val="00FA5056"/>
    <w:rsid w:val="00FA6E93"/>
    <w:rsid w:val="00FA745C"/>
    <w:rsid w:val="00FB0576"/>
    <w:rsid w:val="00FB072E"/>
    <w:rsid w:val="00FB1B72"/>
    <w:rsid w:val="00FB2B10"/>
    <w:rsid w:val="00FB2B64"/>
    <w:rsid w:val="00FB4B30"/>
    <w:rsid w:val="00FB4CB8"/>
    <w:rsid w:val="00FB4D2C"/>
    <w:rsid w:val="00FB571F"/>
    <w:rsid w:val="00FB681F"/>
    <w:rsid w:val="00FB7EB6"/>
    <w:rsid w:val="00FB7F3D"/>
    <w:rsid w:val="00FC0092"/>
    <w:rsid w:val="00FC0BD5"/>
    <w:rsid w:val="00FC1C51"/>
    <w:rsid w:val="00FC26A4"/>
    <w:rsid w:val="00FC32EC"/>
    <w:rsid w:val="00FC366C"/>
    <w:rsid w:val="00FC3D4F"/>
    <w:rsid w:val="00FC3EC5"/>
    <w:rsid w:val="00FC5947"/>
    <w:rsid w:val="00FC59D1"/>
    <w:rsid w:val="00FC6172"/>
    <w:rsid w:val="00FC6CC1"/>
    <w:rsid w:val="00FC762C"/>
    <w:rsid w:val="00FC7AFF"/>
    <w:rsid w:val="00FD0670"/>
    <w:rsid w:val="00FD0680"/>
    <w:rsid w:val="00FD0FEC"/>
    <w:rsid w:val="00FD1137"/>
    <w:rsid w:val="00FD1A4D"/>
    <w:rsid w:val="00FD1D45"/>
    <w:rsid w:val="00FD1DC3"/>
    <w:rsid w:val="00FD290B"/>
    <w:rsid w:val="00FD2DD2"/>
    <w:rsid w:val="00FD3263"/>
    <w:rsid w:val="00FD3313"/>
    <w:rsid w:val="00FD3A3A"/>
    <w:rsid w:val="00FD3C08"/>
    <w:rsid w:val="00FD414E"/>
    <w:rsid w:val="00FD49E9"/>
    <w:rsid w:val="00FD4D6C"/>
    <w:rsid w:val="00FD593B"/>
    <w:rsid w:val="00FD5D40"/>
    <w:rsid w:val="00FD5DC4"/>
    <w:rsid w:val="00FD6523"/>
    <w:rsid w:val="00FD6FD9"/>
    <w:rsid w:val="00FE14C8"/>
    <w:rsid w:val="00FE2A13"/>
    <w:rsid w:val="00FE3051"/>
    <w:rsid w:val="00FE312C"/>
    <w:rsid w:val="00FE333D"/>
    <w:rsid w:val="00FED748"/>
    <w:rsid w:val="00FF0961"/>
    <w:rsid w:val="00FF0D4F"/>
    <w:rsid w:val="00FF1D65"/>
    <w:rsid w:val="00FF218D"/>
    <w:rsid w:val="00FF5FC6"/>
    <w:rsid w:val="00FF6019"/>
    <w:rsid w:val="00FF641C"/>
    <w:rsid w:val="00FF6497"/>
    <w:rsid w:val="00FF6906"/>
    <w:rsid w:val="00FF7742"/>
    <w:rsid w:val="00FF7C03"/>
    <w:rsid w:val="0123E748"/>
    <w:rsid w:val="0129381A"/>
    <w:rsid w:val="017724D8"/>
    <w:rsid w:val="01930017"/>
    <w:rsid w:val="019A711A"/>
    <w:rsid w:val="019DB837"/>
    <w:rsid w:val="01B18820"/>
    <w:rsid w:val="01D78112"/>
    <w:rsid w:val="01DBFBEB"/>
    <w:rsid w:val="01DDCE89"/>
    <w:rsid w:val="01E72CBC"/>
    <w:rsid w:val="02061765"/>
    <w:rsid w:val="02076C89"/>
    <w:rsid w:val="021E26E4"/>
    <w:rsid w:val="023C8E3C"/>
    <w:rsid w:val="024BD262"/>
    <w:rsid w:val="024F104C"/>
    <w:rsid w:val="026CBA87"/>
    <w:rsid w:val="029135FD"/>
    <w:rsid w:val="02B3FAF8"/>
    <w:rsid w:val="02DA4384"/>
    <w:rsid w:val="02F7799E"/>
    <w:rsid w:val="030AD7CB"/>
    <w:rsid w:val="03162766"/>
    <w:rsid w:val="0328BABF"/>
    <w:rsid w:val="032CB400"/>
    <w:rsid w:val="03411693"/>
    <w:rsid w:val="0349B39C"/>
    <w:rsid w:val="0353FC9F"/>
    <w:rsid w:val="036371A6"/>
    <w:rsid w:val="0367FFF2"/>
    <w:rsid w:val="036E2122"/>
    <w:rsid w:val="03755F87"/>
    <w:rsid w:val="037A89F6"/>
    <w:rsid w:val="0388992E"/>
    <w:rsid w:val="03A402DE"/>
    <w:rsid w:val="03B36303"/>
    <w:rsid w:val="03C131DE"/>
    <w:rsid w:val="03CF5B58"/>
    <w:rsid w:val="03D5E90A"/>
    <w:rsid w:val="03D806B1"/>
    <w:rsid w:val="03D9C5CC"/>
    <w:rsid w:val="03E8CA16"/>
    <w:rsid w:val="03F66BB5"/>
    <w:rsid w:val="03F7336B"/>
    <w:rsid w:val="0407FC65"/>
    <w:rsid w:val="04098674"/>
    <w:rsid w:val="0412B1C0"/>
    <w:rsid w:val="041E3643"/>
    <w:rsid w:val="043071F3"/>
    <w:rsid w:val="043A4F1E"/>
    <w:rsid w:val="0451E220"/>
    <w:rsid w:val="045DE2EA"/>
    <w:rsid w:val="04607456"/>
    <w:rsid w:val="0463C7ED"/>
    <w:rsid w:val="04660246"/>
    <w:rsid w:val="04688EF1"/>
    <w:rsid w:val="046B0D9D"/>
    <w:rsid w:val="0471C307"/>
    <w:rsid w:val="0475272A"/>
    <w:rsid w:val="0479EA14"/>
    <w:rsid w:val="047B104A"/>
    <w:rsid w:val="047DFCD4"/>
    <w:rsid w:val="04804784"/>
    <w:rsid w:val="04892A1B"/>
    <w:rsid w:val="048DB191"/>
    <w:rsid w:val="0499D16E"/>
    <w:rsid w:val="04AA6DDB"/>
    <w:rsid w:val="04AFD8D7"/>
    <w:rsid w:val="04C5D130"/>
    <w:rsid w:val="04CC72C4"/>
    <w:rsid w:val="04EE8FC8"/>
    <w:rsid w:val="04F3962F"/>
    <w:rsid w:val="0508DC41"/>
    <w:rsid w:val="050E4896"/>
    <w:rsid w:val="0510F490"/>
    <w:rsid w:val="05163B29"/>
    <w:rsid w:val="0517918F"/>
    <w:rsid w:val="051EFC95"/>
    <w:rsid w:val="051FBBBE"/>
    <w:rsid w:val="05225A28"/>
    <w:rsid w:val="052543D8"/>
    <w:rsid w:val="052E1F08"/>
    <w:rsid w:val="05302C8E"/>
    <w:rsid w:val="053D16B9"/>
    <w:rsid w:val="053DD53E"/>
    <w:rsid w:val="05408ABA"/>
    <w:rsid w:val="054EC0CE"/>
    <w:rsid w:val="0550346E"/>
    <w:rsid w:val="0552FB02"/>
    <w:rsid w:val="055FBE22"/>
    <w:rsid w:val="056FD548"/>
    <w:rsid w:val="05798BBC"/>
    <w:rsid w:val="057D974D"/>
    <w:rsid w:val="057E79A6"/>
    <w:rsid w:val="0597BCC5"/>
    <w:rsid w:val="05986B99"/>
    <w:rsid w:val="05A076FD"/>
    <w:rsid w:val="05A12BCA"/>
    <w:rsid w:val="05C588F1"/>
    <w:rsid w:val="05CACF88"/>
    <w:rsid w:val="05CC1AF3"/>
    <w:rsid w:val="05CE326C"/>
    <w:rsid w:val="05CEB5B4"/>
    <w:rsid w:val="05D1E6EA"/>
    <w:rsid w:val="05E565CD"/>
    <w:rsid w:val="05E76242"/>
    <w:rsid w:val="05EBBEC3"/>
    <w:rsid w:val="05EFC896"/>
    <w:rsid w:val="05F7E395"/>
    <w:rsid w:val="0607BE88"/>
    <w:rsid w:val="06113572"/>
    <w:rsid w:val="061AD6B3"/>
    <w:rsid w:val="061DD4A1"/>
    <w:rsid w:val="06243D1B"/>
    <w:rsid w:val="0646E4A4"/>
    <w:rsid w:val="064F4827"/>
    <w:rsid w:val="065248E1"/>
    <w:rsid w:val="06545CA2"/>
    <w:rsid w:val="0663C1BA"/>
    <w:rsid w:val="06646C79"/>
    <w:rsid w:val="0677330C"/>
    <w:rsid w:val="0685019B"/>
    <w:rsid w:val="06874EDD"/>
    <w:rsid w:val="0690B103"/>
    <w:rsid w:val="06B011A1"/>
    <w:rsid w:val="06EC04CF"/>
    <w:rsid w:val="06EFE2E1"/>
    <w:rsid w:val="07169F32"/>
    <w:rsid w:val="07183E19"/>
    <w:rsid w:val="0719ED8D"/>
    <w:rsid w:val="0723A28E"/>
    <w:rsid w:val="07333457"/>
    <w:rsid w:val="073EB228"/>
    <w:rsid w:val="0743DADA"/>
    <w:rsid w:val="0749FD27"/>
    <w:rsid w:val="074C6DF9"/>
    <w:rsid w:val="0769006B"/>
    <w:rsid w:val="07D0B519"/>
    <w:rsid w:val="07D27045"/>
    <w:rsid w:val="07D4C752"/>
    <w:rsid w:val="07E3B6F7"/>
    <w:rsid w:val="07EB8503"/>
    <w:rsid w:val="0806CE65"/>
    <w:rsid w:val="08165066"/>
    <w:rsid w:val="083F4CEA"/>
    <w:rsid w:val="08436379"/>
    <w:rsid w:val="0865CAA4"/>
    <w:rsid w:val="08697D34"/>
    <w:rsid w:val="087AF2CA"/>
    <w:rsid w:val="087E94BE"/>
    <w:rsid w:val="088A78BF"/>
    <w:rsid w:val="0899F01D"/>
    <w:rsid w:val="08A7CAD6"/>
    <w:rsid w:val="08AEA2F2"/>
    <w:rsid w:val="08B5BDEE"/>
    <w:rsid w:val="08B84A22"/>
    <w:rsid w:val="08C43FC4"/>
    <w:rsid w:val="08C66D54"/>
    <w:rsid w:val="08C9DCD8"/>
    <w:rsid w:val="08D30677"/>
    <w:rsid w:val="08DAE6F9"/>
    <w:rsid w:val="08DB2C8B"/>
    <w:rsid w:val="08E7CB2C"/>
    <w:rsid w:val="08EE22C6"/>
    <w:rsid w:val="08F3E9CD"/>
    <w:rsid w:val="091767AE"/>
    <w:rsid w:val="091C304C"/>
    <w:rsid w:val="0921049B"/>
    <w:rsid w:val="09280F71"/>
    <w:rsid w:val="09334D38"/>
    <w:rsid w:val="0935D2F3"/>
    <w:rsid w:val="0937B4F8"/>
    <w:rsid w:val="09397369"/>
    <w:rsid w:val="09494DA2"/>
    <w:rsid w:val="095DBFEA"/>
    <w:rsid w:val="095E2F34"/>
    <w:rsid w:val="0973AA9D"/>
    <w:rsid w:val="098AD1A2"/>
    <w:rsid w:val="098EF281"/>
    <w:rsid w:val="099006A7"/>
    <w:rsid w:val="0996E37A"/>
    <w:rsid w:val="099753B1"/>
    <w:rsid w:val="099C9212"/>
    <w:rsid w:val="09A57A05"/>
    <w:rsid w:val="09A71E60"/>
    <w:rsid w:val="09B87C73"/>
    <w:rsid w:val="09CA75B6"/>
    <w:rsid w:val="09D0BB4D"/>
    <w:rsid w:val="09DAAB79"/>
    <w:rsid w:val="09EDD89A"/>
    <w:rsid w:val="0A15B388"/>
    <w:rsid w:val="0A176F4B"/>
    <w:rsid w:val="0A1E1F14"/>
    <w:rsid w:val="0A3D9BDE"/>
    <w:rsid w:val="0A3F2A22"/>
    <w:rsid w:val="0A402ECE"/>
    <w:rsid w:val="0A474DAD"/>
    <w:rsid w:val="0A6315E3"/>
    <w:rsid w:val="0A65AD39"/>
    <w:rsid w:val="0A820661"/>
    <w:rsid w:val="0A8EBE77"/>
    <w:rsid w:val="0A9030A4"/>
    <w:rsid w:val="0AA28360"/>
    <w:rsid w:val="0AB8F4B1"/>
    <w:rsid w:val="0AC555C2"/>
    <w:rsid w:val="0ACC663E"/>
    <w:rsid w:val="0AE98E3E"/>
    <w:rsid w:val="0AEDB069"/>
    <w:rsid w:val="0AEFF8BD"/>
    <w:rsid w:val="0AF9A4F8"/>
    <w:rsid w:val="0AF9FF9F"/>
    <w:rsid w:val="0B123B12"/>
    <w:rsid w:val="0B14AB5E"/>
    <w:rsid w:val="0B15482F"/>
    <w:rsid w:val="0B2869DC"/>
    <w:rsid w:val="0B30FF25"/>
    <w:rsid w:val="0B32B3DB"/>
    <w:rsid w:val="0B4B9027"/>
    <w:rsid w:val="0B507DE1"/>
    <w:rsid w:val="0B54ADCF"/>
    <w:rsid w:val="0B714484"/>
    <w:rsid w:val="0B7DA711"/>
    <w:rsid w:val="0B83D634"/>
    <w:rsid w:val="0B885E16"/>
    <w:rsid w:val="0BA1FE10"/>
    <w:rsid w:val="0BD1FC68"/>
    <w:rsid w:val="0BDB6D3A"/>
    <w:rsid w:val="0BE31D1E"/>
    <w:rsid w:val="0BF30E97"/>
    <w:rsid w:val="0BF41C1B"/>
    <w:rsid w:val="0BF5B7D5"/>
    <w:rsid w:val="0C190196"/>
    <w:rsid w:val="0C277291"/>
    <w:rsid w:val="0C36FF1F"/>
    <w:rsid w:val="0C41ADE7"/>
    <w:rsid w:val="0C41CB03"/>
    <w:rsid w:val="0C4A48E5"/>
    <w:rsid w:val="0C4DEFDD"/>
    <w:rsid w:val="0C50654F"/>
    <w:rsid w:val="0C5098AF"/>
    <w:rsid w:val="0C66A765"/>
    <w:rsid w:val="0C71A492"/>
    <w:rsid w:val="0C73F6F1"/>
    <w:rsid w:val="0C8B8152"/>
    <w:rsid w:val="0C8D15A7"/>
    <w:rsid w:val="0C917E14"/>
    <w:rsid w:val="0C9694D3"/>
    <w:rsid w:val="0CA89078"/>
    <w:rsid w:val="0CB71A63"/>
    <w:rsid w:val="0CBBB5A6"/>
    <w:rsid w:val="0CCE843C"/>
    <w:rsid w:val="0D1DB8A7"/>
    <w:rsid w:val="0D36604A"/>
    <w:rsid w:val="0D3EA6E4"/>
    <w:rsid w:val="0D3FB5FC"/>
    <w:rsid w:val="0D405EC1"/>
    <w:rsid w:val="0D44893D"/>
    <w:rsid w:val="0D4525FF"/>
    <w:rsid w:val="0D611523"/>
    <w:rsid w:val="0D7E2E8B"/>
    <w:rsid w:val="0D910E4A"/>
    <w:rsid w:val="0D9C04D3"/>
    <w:rsid w:val="0DA712D6"/>
    <w:rsid w:val="0DAD8C22"/>
    <w:rsid w:val="0DCFF609"/>
    <w:rsid w:val="0DD197E5"/>
    <w:rsid w:val="0DD2CF80"/>
    <w:rsid w:val="0DE9F436"/>
    <w:rsid w:val="0DEC9263"/>
    <w:rsid w:val="0E0E79AF"/>
    <w:rsid w:val="0E11E4EA"/>
    <w:rsid w:val="0E3FADB2"/>
    <w:rsid w:val="0E4E5C28"/>
    <w:rsid w:val="0E621A33"/>
    <w:rsid w:val="0E644715"/>
    <w:rsid w:val="0E67D117"/>
    <w:rsid w:val="0E6B1422"/>
    <w:rsid w:val="0E7CD399"/>
    <w:rsid w:val="0E7EB4E8"/>
    <w:rsid w:val="0E956611"/>
    <w:rsid w:val="0EA5EBA9"/>
    <w:rsid w:val="0EBE41ED"/>
    <w:rsid w:val="0ECF1D2B"/>
    <w:rsid w:val="0EDF30C0"/>
    <w:rsid w:val="0EE899A4"/>
    <w:rsid w:val="0F108F33"/>
    <w:rsid w:val="0F1ABED0"/>
    <w:rsid w:val="0F1B036C"/>
    <w:rsid w:val="0F23BD39"/>
    <w:rsid w:val="0F2AAAD9"/>
    <w:rsid w:val="0F2CDEAB"/>
    <w:rsid w:val="0F383B73"/>
    <w:rsid w:val="0F4701BB"/>
    <w:rsid w:val="0F4D204B"/>
    <w:rsid w:val="0F4DA44C"/>
    <w:rsid w:val="0F581CDC"/>
    <w:rsid w:val="0F5E1790"/>
    <w:rsid w:val="0F605273"/>
    <w:rsid w:val="0F62210C"/>
    <w:rsid w:val="0F72DCA4"/>
    <w:rsid w:val="0F87DDF4"/>
    <w:rsid w:val="0F968806"/>
    <w:rsid w:val="0F9BA241"/>
    <w:rsid w:val="0F9FCCAD"/>
    <w:rsid w:val="0FA9A2F1"/>
    <w:rsid w:val="0FAD0973"/>
    <w:rsid w:val="0FBCFF61"/>
    <w:rsid w:val="0FC9C3C4"/>
    <w:rsid w:val="0FCD23D4"/>
    <w:rsid w:val="0FDB73A7"/>
    <w:rsid w:val="0FE25633"/>
    <w:rsid w:val="0FE805EE"/>
    <w:rsid w:val="0FE85215"/>
    <w:rsid w:val="0FED43DE"/>
    <w:rsid w:val="0FEE062E"/>
    <w:rsid w:val="0FFDEA94"/>
    <w:rsid w:val="10103B2E"/>
    <w:rsid w:val="1019F7E4"/>
    <w:rsid w:val="101D4712"/>
    <w:rsid w:val="102F83E0"/>
    <w:rsid w:val="103B029B"/>
    <w:rsid w:val="104E3D13"/>
    <w:rsid w:val="10505E85"/>
    <w:rsid w:val="105302AB"/>
    <w:rsid w:val="105507EC"/>
    <w:rsid w:val="1056CB08"/>
    <w:rsid w:val="1060A5B0"/>
    <w:rsid w:val="1064434F"/>
    <w:rsid w:val="106DFE4D"/>
    <w:rsid w:val="10841EE2"/>
    <w:rsid w:val="1097B9EF"/>
    <w:rsid w:val="1099C573"/>
    <w:rsid w:val="10A75D57"/>
    <w:rsid w:val="10AEE983"/>
    <w:rsid w:val="10BD4B29"/>
    <w:rsid w:val="10C0B4CD"/>
    <w:rsid w:val="10C5E698"/>
    <w:rsid w:val="10D05F01"/>
    <w:rsid w:val="10D8420F"/>
    <w:rsid w:val="10E1FA36"/>
    <w:rsid w:val="10FCAA4C"/>
    <w:rsid w:val="1115BC94"/>
    <w:rsid w:val="11166207"/>
    <w:rsid w:val="113A800D"/>
    <w:rsid w:val="113CD924"/>
    <w:rsid w:val="1144CEE4"/>
    <w:rsid w:val="1148B95E"/>
    <w:rsid w:val="1158B0F2"/>
    <w:rsid w:val="1158BDBC"/>
    <w:rsid w:val="11738EA7"/>
    <w:rsid w:val="117FD388"/>
    <w:rsid w:val="118D71C4"/>
    <w:rsid w:val="11916E90"/>
    <w:rsid w:val="11A72623"/>
    <w:rsid w:val="11A7D003"/>
    <w:rsid w:val="11AAA259"/>
    <w:rsid w:val="11AEF5CE"/>
    <w:rsid w:val="11BC1300"/>
    <w:rsid w:val="11D06CFF"/>
    <w:rsid w:val="11E074F2"/>
    <w:rsid w:val="11E4C20E"/>
    <w:rsid w:val="11E5A288"/>
    <w:rsid w:val="11E6C41A"/>
    <w:rsid w:val="11F4D662"/>
    <w:rsid w:val="11FB3E58"/>
    <w:rsid w:val="11FCB90C"/>
    <w:rsid w:val="11FDAA48"/>
    <w:rsid w:val="12042F0F"/>
    <w:rsid w:val="12045F20"/>
    <w:rsid w:val="120C7C99"/>
    <w:rsid w:val="1225AF9C"/>
    <w:rsid w:val="1226EE19"/>
    <w:rsid w:val="12277C7F"/>
    <w:rsid w:val="123E327F"/>
    <w:rsid w:val="12410815"/>
    <w:rsid w:val="12510CC3"/>
    <w:rsid w:val="125439CD"/>
    <w:rsid w:val="12548750"/>
    <w:rsid w:val="12563070"/>
    <w:rsid w:val="125DA81C"/>
    <w:rsid w:val="125E785F"/>
    <w:rsid w:val="12777711"/>
    <w:rsid w:val="127DE551"/>
    <w:rsid w:val="128833AD"/>
    <w:rsid w:val="12891D90"/>
    <w:rsid w:val="12919CFF"/>
    <w:rsid w:val="129AA28C"/>
    <w:rsid w:val="12B80A17"/>
    <w:rsid w:val="12B99DFE"/>
    <w:rsid w:val="12C1F503"/>
    <w:rsid w:val="12C25F3C"/>
    <w:rsid w:val="12C3EE93"/>
    <w:rsid w:val="12C3FD21"/>
    <w:rsid w:val="12DB77C6"/>
    <w:rsid w:val="12E23499"/>
    <w:rsid w:val="12ECEC9C"/>
    <w:rsid w:val="12F22993"/>
    <w:rsid w:val="12F54A92"/>
    <w:rsid w:val="12F60CE7"/>
    <w:rsid w:val="12F6FC57"/>
    <w:rsid w:val="12FDED74"/>
    <w:rsid w:val="130F5AF5"/>
    <w:rsid w:val="13118509"/>
    <w:rsid w:val="131DFE84"/>
    <w:rsid w:val="131EAAB2"/>
    <w:rsid w:val="13285BF3"/>
    <w:rsid w:val="1333374C"/>
    <w:rsid w:val="133C2140"/>
    <w:rsid w:val="13430B7A"/>
    <w:rsid w:val="1343A064"/>
    <w:rsid w:val="1349D1CC"/>
    <w:rsid w:val="134AE348"/>
    <w:rsid w:val="1357BA02"/>
    <w:rsid w:val="135B0EFA"/>
    <w:rsid w:val="137075C9"/>
    <w:rsid w:val="139286EF"/>
    <w:rsid w:val="139CAD91"/>
    <w:rsid w:val="13A0E1D3"/>
    <w:rsid w:val="13A8BD42"/>
    <w:rsid w:val="13B0100B"/>
    <w:rsid w:val="13C1EA0E"/>
    <w:rsid w:val="13C8DD4C"/>
    <w:rsid w:val="13CFB50A"/>
    <w:rsid w:val="13D72A87"/>
    <w:rsid w:val="13DD59C3"/>
    <w:rsid w:val="14000242"/>
    <w:rsid w:val="140074B5"/>
    <w:rsid w:val="1416D465"/>
    <w:rsid w:val="14180FA6"/>
    <w:rsid w:val="14260987"/>
    <w:rsid w:val="1427A117"/>
    <w:rsid w:val="142C56AE"/>
    <w:rsid w:val="14520A46"/>
    <w:rsid w:val="145CED2D"/>
    <w:rsid w:val="1468676A"/>
    <w:rsid w:val="1481FEEA"/>
    <w:rsid w:val="148882FE"/>
    <w:rsid w:val="148D2C2D"/>
    <w:rsid w:val="14A36118"/>
    <w:rsid w:val="14AA2738"/>
    <w:rsid w:val="14AAF039"/>
    <w:rsid w:val="14AF3C0A"/>
    <w:rsid w:val="14CD86BC"/>
    <w:rsid w:val="14D9CA89"/>
    <w:rsid w:val="14DCB5B4"/>
    <w:rsid w:val="14DD3042"/>
    <w:rsid w:val="14E9B37A"/>
    <w:rsid w:val="14F1DEEF"/>
    <w:rsid w:val="150B7228"/>
    <w:rsid w:val="150F97BD"/>
    <w:rsid w:val="151BCF9E"/>
    <w:rsid w:val="1543E3E2"/>
    <w:rsid w:val="15454E08"/>
    <w:rsid w:val="1548F95A"/>
    <w:rsid w:val="1574DE9C"/>
    <w:rsid w:val="1588F1D0"/>
    <w:rsid w:val="15A39865"/>
    <w:rsid w:val="15AA5CC1"/>
    <w:rsid w:val="15B1488A"/>
    <w:rsid w:val="15BC5D71"/>
    <w:rsid w:val="15C4B908"/>
    <w:rsid w:val="15CABA27"/>
    <w:rsid w:val="15CC264A"/>
    <w:rsid w:val="15D6797D"/>
    <w:rsid w:val="15F52674"/>
    <w:rsid w:val="15F73421"/>
    <w:rsid w:val="15FBEDE2"/>
    <w:rsid w:val="1606A3BF"/>
    <w:rsid w:val="160ED5B4"/>
    <w:rsid w:val="1613F001"/>
    <w:rsid w:val="161D5DCA"/>
    <w:rsid w:val="1627995D"/>
    <w:rsid w:val="16306310"/>
    <w:rsid w:val="16379ACA"/>
    <w:rsid w:val="16390548"/>
    <w:rsid w:val="165A1D42"/>
    <w:rsid w:val="165FFD0B"/>
    <w:rsid w:val="166395D4"/>
    <w:rsid w:val="166BADB8"/>
    <w:rsid w:val="166D2C18"/>
    <w:rsid w:val="16AC6C5F"/>
    <w:rsid w:val="16C00164"/>
    <w:rsid w:val="16DBA366"/>
    <w:rsid w:val="16F29F2F"/>
    <w:rsid w:val="16F6F86A"/>
    <w:rsid w:val="16FB6CCA"/>
    <w:rsid w:val="1700FB78"/>
    <w:rsid w:val="1705EA46"/>
    <w:rsid w:val="1710149E"/>
    <w:rsid w:val="171693A2"/>
    <w:rsid w:val="17400C7F"/>
    <w:rsid w:val="175F887A"/>
    <w:rsid w:val="1782AEBA"/>
    <w:rsid w:val="17850B74"/>
    <w:rsid w:val="178DCB01"/>
    <w:rsid w:val="17A98771"/>
    <w:rsid w:val="17BA8546"/>
    <w:rsid w:val="17BE9839"/>
    <w:rsid w:val="17CBFC12"/>
    <w:rsid w:val="17CD7E7C"/>
    <w:rsid w:val="17D2DA90"/>
    <w:rsid w:val="17DA79C0"/>
    <w:rsid w:val="17F15F43"/>
    <w:rsid w:val="17F20DB6"/>
    <w:rsid w:val="17FB4E0B"/>
    <w:rsid w:val="17FF74CD"/>
    <w:rsid w:val="1808FC79"/>
    <w:rsid w:val="18176FB3"/>
    <w:rsid w:val="181B9085"/>
    <w:rsid w:val="1827974D"/>
    <w:rsid w:val="18396BE3"/>
    <w:rsid w:val="1857CD20"/>
    <w:rsid w:val="185EB692"/>
    <w:rsid w:val="186C07E1"/>
    <w:rsid w:val="186E703C"/>
    <w:rsid w:val="1888F94C"/>
    <w:rsid w:val="188A77DC"/>
    <w:rsid w:val="189BA489"/>
    <w:rsid w:val="189EC466"/>
    <w:rsid w:val="18AC2C5B"/>
    <w:rsid w:val="18B22E26"/>
    <w:rsid w:val="18D3C846"/>
    <w:rsid w:val="18E12267"/>
    <w:rsid w:val="18FB96EA"/>
    <w:rsid w:val="18FBDB49"/>
    <w:rsid w:val="1906059E"/>
    <w:rsid w:val="19136DC9"/>
    <w:rsid w:val="191FDDC8"/>
    <w:rsid w:val="1920544A"/>
    <w:rsid w:val="1930B8EE"/>
    <w:rsid w:val="1931BF53"/>
    <w:rsid w:val="193416C1"/>
    <w:rsid w:val="19368841"/>
    <w:rsid w:val="193C47E6"/>
    <w:rsid w:val="1946222F"/>
    <w:rsid w:val="19607755"/>
    <w:rsid w:val="196F03C4"/>
    <w:rsid w:val="197A324A"/>
    <w:rsid w:val="19880685"/>
    <w:rsid w:val="1994094B"/>
    <w:rsid w:val="19A8C2FB"/>
    <w:rsid w:val="19C53758"/>
    <w:rsid w:val="19C612D2"/>
    <w:rsid w:val="19D3F5FA"/>
    <w:rsid w:val="19E0BE24"/>
    <w:rsid w:val="19E8485B"/>
    <w:rsid w:val="19F2CBD0"/>
    <w:rsid w:val="1A011436"/>
    <w:rsid w:val="1A089E44"/>
    <w:rsid w:val="1A0B2595"/>
    <w:rsid w:val="1A220603"/>
    <w:rsid w:val="1A221D05"/>
    <w:rsid w:val="1A2ADFBE"/>
    <w:rsid w:val="1A2E897C"/>
    <w:rsid w:val="1A33DF4A"/>
    <w:rsid w:val="1A570180"/>
    <w:rsid w:val="1A5D0B92"/>
    <w:rsid w:val="1A74A0CD"/>
    <w:rsid w:val="1A7E5B4B"/>
    <w:rsid w:val="1A8E54B8"/>
    <w:rsid w:val="1A910052"/>
    <w:rsid w:val="1AA5309B"/>
    <w:rsid w:val="1AA62FF0"/>
    <w:rsid w:val="1AA68C82"/>
    <w:rsid w:val="1AA763F4"/>
    <w:rsid w:val="1AAA31A5"/>
    <w:rsid w:val="1AC0E3AE"/>
    <w:rsid w:val="1ADD4953"/>
    <w:rsid w:val="1ADF665B"/>
    <w:rsid w:val="1AEE6779"/>
    <w:rsid w:val="1B14E6D7"/>
    <w:rsid w:val="1B15E5C9"/>
    <w:rsid w:val="1B27C59F"/>
    <w:rsid w:val="1B2A2ACB"/>
    <w:rsid w:val="1B3C3383"/>
    <w:rsid w:val="1B486297"/>
    <w:rsid w:val="1B49BDC2"/>
    <w:rsid w:val="1B525A18"/>
    <w:rsid w:val="1B62F764"/>
    <w:rsid w:val="1B65232E"/>
    <w:rsid w:val="1B7B990D"/>
    <w:rsid w:val="1B9071D7"/>
    <w:rsid w:val="1BB4B70B"/>
    <w:rsid w:val="1BC489A1"/>
    <w:rsid w:val="1BCC91E2"/>
    <w:rsid w:val="1BF0B691"/>
    <w:rsid w:val="1C01F60E"/>
    <w:rsid w:val="1C074E46"/>
    <w:rsid w:val="1C0A104D"/>
    <w:rsid w:val="1C14F3AC"/>
    <w:rsid w:val="1C21C396"/>
    <w:rsid w:val="1C25194D"/>
    <w:rsid w:val="1C271C80"/>
    <w:rsid w:val="1C2BFA7F"/>
    <w:rsid w:val="1C2F32F0"/>
    <w:rsid w:val="1C395A13"/>
    <w:rsid w:val="1C3C3E19"/>
    <w:rsid w:val="1C3D2B23"/>
    <w:rsid w:val="1C41C459"/>
    <w:rsid w:val="1C46A0AA"/>
    <w:rsid w:val="1C580D92"/>
    <w:rsid w:val="1C5B8540"/>
    <w:rsid w:val="1C5D9021"/>
    <w:rsid w:val="1C711F35"/>
    <w:rsid w:val="1C7720BE"/>
    <w:rsid w:val="1C7C4424"/>
    <w:rsid w:val="1C84F337"/>
    <w:rsid w:val="1C8E1B68"/>
    <w:rsid w:val="1C926323"/>
    <w:rsid w:val="1CBB6C01"/>
    <w:rsid w:val="1CC08DF4"/>
    <w:rsid w:val="1CD60740"/>
    <w:rsid w:val="1CD8B7F8"/>
    <w:rsid w:val="1CDF75C5"/>
    <w:rsid w:val="1CDFA803"/>
    <w:rsid w:val="1CE674BA"/>
    <w:rsid w:val="1CE67B0D"/>
    <w:rsid w:val="1CF257D7"/>
    <w:rsid w:val="1CFB7456"/>
    <w:rsid w:val="1D0866B7"/>
    <w:rsid w:val="1D08D7AC"/>
    <w:rsid w:val="1D1E70A5"/>
    <w:rsid w:val="1D44D4D9"/>
    <w:rsid w:val="1D4D1D4E"/>
    <w:rsid w:val="1D5A7090"/>
    <w:rsid w:val="1D63723B"/>
    <w:rsid w:val="1D6622B5"/>
    <w:rsid w:val="1D686243"/>
    <w:rsid w:val="1D7990CE"/>
    <w:rsid w:val="1D88F6F0"/>
    <w:rsid w:val="1D99E8B4"/>
    <w:rsid w:val="1DA3F206"/>
    <w:rsid w:val="1DC43B56"/>
    <w:rsid w:val="1DD40809"/>
    <w:rsid w:val="1DE6538D"/>
    <w:rsid w:val="1DEA5410"/>
    <w:rsid w:val="1E22A4DF"/>
    <w:rsid w:val="1E2A3D88"/>
    <w:rsid w:val="1E33C985"/>
    <w:rsid w:val="1E4E9BB0"/>
    <w:rsid w:val="1E6265A9"/>
    <w:rsid w:val="1E668ED8"/>
    <w:rsid w:val="1E690882"/>
    <w:rsid w:val="1E7ACA7F"/>
    <w:rsid w:val="1E7C7AAE"/>
    <w:rsid w:val="1E7DBC1B"/>
    <w:rsid w:val="1E8D6612"/>
    <w:rsid w:val="1E8E0C5B"/>
    <w:rsid w:val="1E969015"/>
    <w:rsid w:val="1E9D3A3B"/>
    <w:rsid w:val="1E9FBB84"/>
    <w:rsid w:val="1EA122A0"/>
    <w:rsid w:val="1EA56ADD"/>
    <w:rsid w:val="1EA8BDAB"/>
    <w:rsid w:val="1EAAEE2D"/>
    <w:rsid w:val="1EB3EABB"/>
    <w:rsid w:val="1EB53AFB"/>
    <w:rsid w:val="1EBD1730"/>
    <w:rsid w:val="1ED7DBBF"/>
    <w:rsid w:val="1EE9D1DD"/>
    <w:rsid w:val="1EEAB0BB"/>
    <w:rsid w:val="1EF42DFC"/>
    <w:rsid w:val="1EF831FC"/>
    <w:rsid w:val="1EFE13AC"/>
    <w:rsid w:val="1F0D18C0"/>
    <w:rsid w:val="1F2356D7"/>
    <w:rsid w:val="1F2F8F99"/>
    <w:rsid w:val="1F33897D"/>
    <w:rsid w:val="1F6F570B"/>
    <w:rsid w:val="1F77F25E"/>
    <w:rsid w:val="1F804DAC"/>
    <w:rsid w:val="1F938F08"/>
    <w:rsid w:val="1F9EB3D8"/>
    <w:rsid w:val="1FA5E4BB"/>
    <w:rsid w:val="1FA8DFEA"/>
    <w:rsid w:val="1FC4A556"/>
    <w:rsid w:val="1FC85333"/>
    <w:rsid w:val="1FCE4810"/>
    <w:rsid w:val="1FD6EE01"/>
    <w:rsid w:val="1FDA2D64"/>
    <w:rsid w:val="1FDDE797"/>
    <w:rsid w:val="1FE7D59F"/>
    <w:rsid w:val="1FEB7BBA"/>
    <w:rsid w:val="1FEDCB63"/>
    <w:rsid w:val="1FF17AE5"/>
    <w:rsid w:val="2006D4B2"/>
    <w:rsid w:val="2013CF5D"/>
    <w:rsid w:val="20176760"/>
    <w:rsid w:val="2029F899"/>
    <w:rsid w:val="204C364A"/>
    <w:rsid w:val="205CD970"/>
    <w:rsid w:val="2064A093"/>
    <w:rsid w:val="2077CE45"/>
    <w:rsid w:val="2084D78C"/>
    <w:rsid w:val="20889C67"/>
    <w:rsid w:val="209153F1"/>
    <w:rsid w:val="209259EC"/>
    <w:rsid w:val="2099734D"/>
    <w:rsid w:val="20D430E6"/>
    <w:rsid w:val="20D5EC65"/>
    <w:rsid w:val="20E8C813"/>
    <w:rsid w:val="20EF9A7B"/>
    <w:rsid w:val="20F1341A"/>
    <w:rsid w:val="20FC0D1F"/>
    <w:rsid w:val="2101DFFC"/>
    <w:rsid w:val="210D0E23"/>
    <w:rsid w:val="210F4211"/>
    <w:rsid w:val="211167A8"/>
    <w:rsid w:val="211C5709"/>
    <w:rsid w:val="211E2F73"/>
    <w:rsid w:val="212A4EDA"/>
    <w:rsid w:val="213FCBE7"/>
    <w:rsid w:val="215E7375"/>
    <w:rsid w:val="21915B22"/>
    <w:rsid w:val="2193F7CE"/>
    <w:rsid w:val="2195CC58"/>
    <w:rsid w:val="21A82BFA"/>
    <w:rsid w:val="21B28555"/>
    <w:rsid w:val="21B89927"/>
    <w:rsid w:val="21C2E129"/>
    <w:rsid w:val="21CA65DB"/>
    <w:rsid w:val="21CFA09C"/>
    <w:rsid w:val="21D485E9"/>
    <w:rsid w:val="21D5844A"/>
    <w:rsid w:val="21DA13AF"/>
    <w:rsid w:val="21F2F7F8"/>
    <w:rsid w:val="21F3594B"/>
    <w:rsid w:val="220B3034"/>
    <w:rsid w:val="220F832F"/>
    <w:rsid w:val="22105577"/>
    <w:rsid w:val="221AC26E"/>
    <w:rsid w:val="221BBE55"/>
    <w:rsid w:val="223065C5"/>
    <w:rsid w:val="2266D8AA"/>
    <w:rsid w:val="2268F100"/>
    <w:rsid w:val="22960B3E"/>
    <w:rsid w:val="22AB2996"/>
    <w:rsid w:val="22B31DA5"/>
    <w:rsid w:val="22BCE575"/>
    <w:rsid w:val="22BE1DAA"/>
    <w:rsid w:val="22E204AD"/>
    <w:rsid w:val="22F6BAD5"/>
    <w:rsid w:val="22FAB59D"/>
    <w:rsid w:val="23055975"/>
    <w:rsid w:val="2316D39E"/>
    <w:rsid w:val="231A8E51"/>
    <w:rsid w:val="2329A7B2"/>
    <w:rsid w:val="2332B422"/>
    <w:rsid w:val="233CD4D2"/>
    <w:rsid w:val="234E2557"/>
    <w:rsid w:val="235309FB"/>
    <w:rsid w:val="2357979A"/>
    <w:rsid w:val="235C15A4"/>
    <w:rsid w:val="2365AAA4"/>
    <w:rsid w:val="2376C4C0"/>
    <w:rsid w:val="237B9872"/>
    <w:rsid w:val="238BE3A7"/>
    <w:rsid w:val="23ACF8E9"/>
    <w:rsid w:val="23B17310"/>
    <w:rsid w:val="23BAE10A"/>
    <w:rsid w:val="23F4B016"/>
    <w:rsid w:val="23FAD347"/>
    <w:rsid w:val="23FBB063"/>
    <w:rsid w:val="2407D431"/>
    <w:rsid w:val="240F2631"/>
    <w:rsid w:val="241A9D39"/>
    <w:rsid w:val="242B4C52"/>
    <w:rsid w:val="242ED311"/>
    <w:rsid w:val="2431E066"/>
    <w:rsid w:val="24381346"/>
    <w:rsid w:val="243B1DC9"/>
    <w:rsid w:val="245BEA15"/>
    <w:rsid w:val="2466C041"/>
    <w:rsid w:val="24820122"/>
    <w:rsid w:val="24D39299"/>
    <w:rsid w:val="24D90F03"/>
    <w:rsid w:val="24E0000F"/>
    <w:rsid w:val="24E92EF5"/>
    <w:rsid w:val="25203EE5"/>
    <w:rsid w:val="25213DA2"/>
    <w:rsid w:val="25251189"/>
    <w:rsid w:val="2540BC9C"/>
    <w:rsid w:val="2541C238"/>
    <w:rsid w:val="254FB4ED"/>
    <w:rsid w:val="25553115"/>
    <w:rsid w:val="255DBE6B"/>
    <w:rsid w:val="256E56E4"/>
    <w:rsid w:val="25718567"/>
    <w:rsid w:val="25922A72"/>
    <w:rsid w:val="2596CB11"/>
    <w:rsid w:val="259A2385"/>
    <w:rsid w:val="25A95C6F"/>
    <w:rsid w:val="25B30B71"/>
    <w:rsid w:val="25BA317F"/>
    <w:rsid w:val="25C30B9E"/>
    <w:rsid w:val="25D70E9F"/>
    <w:rsid w:val="25E6ACCC"/>
    <w:rsid w:val="25F9776C"/>
    <w:rsid w:val="2604C41E"/>
    <w:rsid w:val="260BA28A"/>
    <w:rsid w:val="26122169"/>
    <w:rsid w:val="261A2C78"/>
    <w:rsid w:val="262F0935"/>
    <w:rsid w:val="262F8F0F"/>
    <w:rsid w:val="26334FA8"/>
    <w:rsid w:val="263F68D9"/>
    <w:rsid w:val="264E0D8B"/>
    <w:rsid w:val="2658C514"/>
    <w:rsid w:val="266FED20"/>
    <w:rsid w:val="26744586"/>
    <w:rsid w:val="2684FF56"/>
    <w:rsid w:val="2687A0D0"/>
    <w:rsid w:val="26887180"/>
    <w:rsid w:val="268D8DF1"/>
    <w:rsid w:val="268F14A5"/>
    <w:rsid w:val="26A25925"/>
    <w:rsid w:val="26A64EEF"/>
    <w:rsid w:val="26C4ED00"/>
    <w:rsid w:val="26C7E271"/>
    <w:rsid w:val="26D53D80"/>
    <w:rsid w:val="26DABC72"/>
    <w:rsid w:val="26F281CC"/>
    <w:rsid w:val="27071446"/>
    <w:rsid w:val="27255855"/>
    <w:rsid w:val="2730F879"/>
    <w:rsid w:val="27312777"/>
    <w:rsid w:val="2734567A"/>
    <w:rsid w:val="27439AE5"/>
    <w:rsid w:val="2753B202"/>
    <w:rsid w:val="275735F4"/>
    <w:rsid w:val="2759095E"/>
    <w:rsid w:val="276BD73F"/>
    <w:rsid w:val="27726C8C"/>
    <w:rsid w:val="277F39E4"/>
    <w:rsid w:val="2787374B"/>
    <w:rsid w:val="27946322"/>
    <w:rsid w:val="27A256A0"/>
    <w:rsid w:val="27C40F2F"/>
    <w:rsid w:val="27CEBAD5"/>
    <w:rsid w:val="27EA44C1"/>
    <w:rsid w:val="280DA082"/>
    <w:rsid w:val="28334704"/>
    <w:rsid w:val="283F774B"/>
    <w:rsid w:val="28463507"/>
    <w:rsid w:val="285AC3F7"/>
    <w:rsid w:val="2884691B"/>
    <w:rsid w:val="2886427E"/>
    <w:rsid w:val="288E522D"/>
    <w:rsid w:val="288E6726"/>
    <w:rsid w:val="2899404B"/>
    <w:rsid w:val="28C433A8"/>
    <w:rsid w:val="28C44A81"/>
    <w:rsid w:val="28D2D925"/>
    <w:rsid w:val="28E774DC"/>
    <w:rsid w:val="28F1D241"/>
    <w:rsid w:val="28F99320"/>
    <w:rsid w:val="28FCED1F"/>
    <w:rsid w:val="29071BB6"/>
    <w:rsid w:val="29098A50"/>
    <w:rsid w:val="2909E89A"/>
    <w:rsid w:val="290D9E4B"/>
    <w:rsid w:val="291743C8"/>
    <w:rsid w:val="292D06B7"/>
    <w:rsid w:val="293034A3"/>
    <w:rsid w:val="29522155"/>
    <w:rsid w:val="295835B2"/>
    <w:rsid w:val="295F2487"/>
    <w:rsid w:val="2977E2CC"/>
    <w:rsid w:val="2981C8D4"/>
    <w:rsid w:val="298BC71B"/>
    <w:rsid w:val="298DEC3C"/>
    <w:rsid w:val="29986819"/>
    <w:rsid w:val="29BAF0A4"/>
    <w:rsid w:val="29DCFE1E"/>
    <w:rsid w:val="29DEF9E9"/>
    <w:rsid w:val="29E060D0"/>
    <w:rsid w:val="29E2E56B"/>
    <w:rsid w:val="29F5FF71"/>
    <w:rsid w:val="2A02D7BA"/>
    <w:rsid w:val="2A0FC89E"/>
    <w:rsid w:val="2A1CEC53"/>
    <w:rsid w:val="2A1DBCE2"/>
    <w:rsid w:val="2A462880"/>
    <w:rsid w:val="2A486D65"/>
    <w:rsid w:val="2A4F3909"/>
    <w:rsid w:val="2A52A7C9"/>
    <w:rsid w:val="2A5806AC"/>
    <w:rsid w:val="2A653C6A"/>
    <w:rsid w:val="2A6F15DE"/>
    <w:rsid w:val="2A79C6E6"/>
    <w:rsid w:val="2A832F04"/>
    <w:rsid w:val="2AA47B21"/>
    <w:rsid w:val="2AA9E250"/>
    <w:rsid w:val="2AB1FB54"/>
    <w:rsid w:val="2ABA5EDF"/>
    <w:rsid w:val="2ABCB925"/>
    <w:rsid w:val="2AF17C63"/>
    <w:rsid w:val="2AFBCCDA"/>
    <w:rsid w:val="2B001C0F"/>
    <w:rsid w:val="2B0182F2"/>
    <w:rsid w:val="2B0A45E0"/>
    <w:rsid w:val="2B15258E"/>
    <w:rsid w:val="2B1F578C"/>
    <w:rsid w:val="2B22C556"/>
    <w:rsid w:val="2B2323D2"/>
    <w:rsid w:val="2B338984"/>
    <w:rsid w:val="2B37DC25"/>
    <w:rsid w:val="2B42DC21"/>
    <w:rsid w:val="2B536706"/>
    <w:rsid w:val="2B583797"/>
    <w:rsid w:val="2B64270B"/>
    <w:rsid w:val="2B76D41E"/>
    <w:rsid w:val="2B7E9641"/>
    <w:rsid w:val="2B8C8482"/>
    <w:rsid w:val="2B8EA06A"/>
    <w:rsid w:val="2B979A66"/>
    <w:rsid w:val="2B9AB663"/>
    <w:rsid w:val="2BAA7EE5"/>
    <w:rsid w:val="2BBC5502"/>
    <w:rsid w:val="2BC3C2F9"/>
    <w:rsid w:val="2BCBCF35"/>
    <w:rsid w:val="2BD8DE83"/>
    <w:rsid w:val="2BE8F4B4"/>
    <w:rsid w:val="2C099386"/>
    <w:rsid w:val="2C16ED43"/>
    <w:rsid w:val="2C21DC0C"/>
    <w:rsid w:val="2C2C864D"/>
    <w:rsid w:val="2C3C497A"/>
    <w:rsid w:val="2C4270B4"/>
    <w:rsid w:val="2C487881"/>
    <w:rsid w:val="2C54B18D"/>
    <w:rsid w:val="2C5E6536"/>
    <w:rsid w:val="2C611A0C"/>
    <w:rsid w:val="2C6638EF"/>
    <w:rsid w:val="2C750FB2"/>
    <w:rsid w:val="2C81FABE"/>
    <w:rsid w:val="2C8DDD30"/>
    <w:rsid w:val="2C8FC214"/>
    <w:rsid w:val="2C9A468D"/>
    <w:rsid w:val="2C9B89B3"/>
    <w:rsid w:val="2CA135A1"/>
    <w:rsid w:val="2CA45D51"/>
    <w:rsid w:val="2CC5B9D3"/>
    <w:rsid w:val="2CC6581C"/>
    <w:rsid w:val="2CCFE8E7"/>
    <w:rsid w:val="2CD516DE"/>
    <w:rsid w:val="2CF8FD49"/>
    <w:rsid w:val="2CFB7A10"/>
    <w:rsid w:val="2D024713"/>
    <w:rsid w:val="2D02E344"/>
    <w:rsid w:val="2D041414"/>
    <w:rsid w:val="2D08FB0F"/>
    <w:rsid w:val="2D1F83D4"/>
    <w:rsid w:val="2D46D98C"/>
    <w:rsid w:val="2D527DEB"/>
    <w:rsid w:val="2D5603BA"/>
    <w:rsid w:val="2D56D194"/>
    <w:rsid w:val="2D704B4D"/>
    <w:rsid w:val="2D72DED8"/>
    <w:rsid w:val="2D74E244"/>
    <w:rsid w:val="2D9FBD21"/>
    <w:rsid w:val="2DA17FCA"/>
    <w:rsid w:val="2DB7F6AB"/>
    <w:rsid w:val="2DC012DA"/>
    <w:rsid w:val="2DEC73F5"/>
    <w:rsid w:val="2DFD1964"/>
    <w:rsid w:val="2E241694"/>
    <w:rsid w:val="2E45CF5F"/>
    <w:rsid w:val="2E4AE185"/>
    <w:rsid w:val="2E4AFC27"/>
    <w:rsid w:val="2E4BCFF8"/>
    <w:rsid w:val="2E517CAE"/>
    <w:rsid w:val="2E6D428A"/>
    <w:rsid w:val="2E75EDE1"/>
    <w:rsid w:val="2E7810F7"/>
    <w:rsid w:val="2E78514E"/>
    <w:rsid w:val="2E78E6E9"/>
    <w:rsid w:val="2E800552"/>
    <w:rsid w:val="2E8698C4"/>
    <w:rsid w:val="2E896B41"/>
    <w:rsid w:val="2E982EF7"/>
    <w:rsid w:val="2EA02906"/>
    <w:rsid w:val="2EA11EA8"/>
    <w:rsid w:val="2ECBEBE0"/>
    <w:rsid w:val="2ECD1B79"/>
    <w:rsid w:val="2ECF6F00"/>
    <w:rsid w:val="2ED05490"/>
    <w:rsid w:val="2EE665CD"/>
    <w:rsid w:val="2EF87870"/>
    <w:rsid w:val="2EFCC748"/>
    <w:rsid w:val="2F279DA7"/>
    <w:rsid w:val="2F27E42E"/>
    <w:rsid w:val="2F2D306F"/>
    <w:rsid w:val="2F2EDBE6"/>
    <w:rsid w:val="2F3AAC74"/>
    <w:rsid w:val="2F435583"/>
    <w:rsid w:val="2F472AB8"/>
    <w:rsid w:val="2F479DDC"/>
    <w:rsid w:val="2F4A7D54"/>
    <w:rsid w:val="2F4BC4D2"/>
    <w:rsid w:val="2F53B65F"/>
    <w:rsid w:val="2F670159"/>
    <w:rsid w:val="2F6E753B"/>
    <w:rsid w:val="2F76F800"/>
    <w:rsid w:val="2F77204C"/>
    <w:rsid w:val="2F8224BA"/>
    <w:rsid w:val="2F833B18"/>
    <w:rsid w:val="2F8628AB"/>
    <w:rsid w:val="2F9DC5D9"/>
    <w:rsid w:val="2F9E38D7"/>
    <w:rsid w:val="2FA3D8D6"/>
    <w:rsid w:val="2FB35C79"/>
    <w:rsid w:val="2FBA7E61"/>
    <w:rsid w:val="2FBB479A"/>
    <w:rsid w:val="2FC2F619"/>
    <w:rsid w:val="2FD75AFC"/>
    <w:rsid w:val="2FE0029E"/>
    <w:rsid w:val="2FFA7D29"/>
    <w:rsid w:val="2FFC197E"/>
    <w:rsid w:val="300161FB"/>
    <w:rsid w:val="3003D160"/>
    <w:rsid w:val="300AB69F"/>
    <w:rsid w:val="300F0F90"/>
    <w:rsid w:val="301A087A"/>
    <w:rsid w:val="301D5B2B"/>
    <w:rsid w:val="3022DB7D"/>
    <w:rsid w:val="30248F3C"/>
    <w:rsid w:val="3025EAD4"/>
    <w:rsid w:val="302644FE"/>
    <w:rsid w:val="3026F378"/>
    <w:rsid w:val="303F1550"/>
    <w:rsid w:val="3040D6E4"/>
    <w:rsid w:val="3048B5C2"/>
    <w:rsid w:val="306DDBA5"/>
    <w:rsid w:val="306FD0F7"/>
    <w:rsid w:val="30734156"/>
    <w:rsid w:val="307F55CE"/>
    <w:rsid w:val="3083E462"/>
    <w:rsid w:val="3084E272"/>
    <w:rsid w:val="3087DF2F"/>
    <w:rsid w:val="3092A4DF"/>
    <w:rsid w:val="30974FC0"/>
    <w:rsid w:val="30A64FDF"/>
    <w:rsid w:val="30D41C93"/>
    <w:rsid w:val="30DCD25E"/>
    <w:rsid w:val="30E9E823"/>
    <w:rsid w:val="30EA5E66"/>
    <w:rsid w:val="30EB9366"/>
    <w:rsid w:val="30F51505"/>
    <w:rsid w:val="30F9E953"/>
    <w:rsid w:val="30FAE73C"/>
    <w:rsid w:val="30FBBDEC"/>
    <w:rsid w:val="30FFD4C2"/>
    <w:rsid w:val="3100AE8F"/>
    <w:rsid w:val="31124CE2"/>
    <w:rsid w:val="311A9B1C"/>
    <w:rsid w:val="312196F5"/>
    <w:rsid w:val="31290C1D"/>
    <w:rsid w:val="3130B8A8"/>
    <w:rsid w:val="3130E789"/>
    <w:rsid w:val="31534758"/>
    <w:rsid w:val="3163A5B2"/>
    <w:rsid w:val="316B1B43"/>
    <w:rsid w:val="317386C7"/>
    <w:rsid w:val="3173DC7F"/>
    <w:rsid w:val="3177FEAA"/>
    <w:rsid w:val="318E9910"/>
    <w:rsid w:val="31BA65E3"/>
    <w:rsid w:val="31C3AF52"/>
    <w:rsid w:val="31CC5128"/>
    <w:rsid w:val="31D5666B"/>
    <w:rsid w:val="31F2220A"/>
    <w:rsid w:val="31FBC57D"/>
    <w:rsid w:val="32322FEC"/>
    <w:rsid w:val="323B39D5"/>
    <w:rsid w:val="324A1668"/>
    <w:rsid w:val="324C8026"/>
    <w:rsid w:val="324EF15A"/>
    <w:rsid w:val="3255818B"/>
    <w:rsid w:val="32603C8F"/>
    <w:rsid w:val="327B939B"/>
    <w:rsid w:val="327F3E9E"/>
    <w:rsid w:val="3292AE0E"/>
    <w:rsid w:val="329CF142"/>
    <w:rsid w:val="32A9A8DB"/>
    <w:rsid w:val="32AF3C15"/>
    <w:rsid w:val="32CD9151"/>
    <w:rsid w:val="32E21A2E"/>
    <w:rsid w:val="32ECF113"/>
    <w:rsid w:val="32F9F78A"/>
    <w:rsid w:val="3300AD85"/>
    <w:rsid w:val="33114114"/>
    <w:rsid w:val="3313CCB6"/>
    <w:rsid w:val="331F74D6"/>
    <w:rsid w:val="33200858"/>
    <w:rsid w:val="332F817A"/>
    <w:rsid w:val="3336A80F"/>
    <w:rsid w:val="333731B2"/>
    <w:rsid w:val="33482448"/>
    <w:rsid w:val="334C72C2"/>
    <w:rsid w:val="335376E2"/>
    <w:rsid w:val="3360246C"/>
    <w:rsid w:val="3363B460"/>
    <w:rsid w:val="3368D28E"/>
    <w:rsid w:val="337B0DC4"/>
    <w:rsid w:val="339AD270"/>
    <w:rsid w:val="339B77A5"/>
    <w:rsid w:val="339F57AB"/>
    <w:rsid w:val="33B64C8A"/>
    <w:rsid w:val="33BA8876"/>
    <w:rsid w:val="33BE9ACC"/>
    <w:rsid w:val="33C25F84"/>
    <w:rsid w:val="33C7184B"/>
    <w:rsid w:val="33C803A2"/>
    <w:rsid w:val="33D3CA4C"/>
    <w:rsid w:val="33D9AF64"/>
    <w:rsid w:val="33E15914"/>
    <w:rsid w:val="33E3977C"/>
    <w:rsid w:val="33E7DDE5"/>
    <w:rsid w:val="33E9C151"/>
    <w:rsid w:val="33FEC323"/>
    <w:rsid w:val="3416D483"/>
    <w:rsid w:val="3416F977"/>
    <w:rsid w:val="3418044A"/>
    <w:rsid w:val="341C9ABF"/>
    <w:rsid w:val="342E956D"/>
    <w:rsid w:val="3430BE52"/>
    <w:rsid w:val="3450A8FA"/>
    <w:rsid w:val="345FE874"/>
    <w:rsid w:val="34709C40"/>
    <w:rsid w:val="347B910A"/>
    <w:rsid w:val="34891305"/>
    <w:rsid w:val="348B10E4"/>
    <w:rsid w:val="34971AC7"/>
    <w:rsid w:val="34A0A50D"/>
    <w:rsid w:val="34C3294A"/>
    <w:rsid w:val="34CA27EE"/>
    <w:rsid w:val="34DDB905"/>
    <w:rsid w:val="34E734BE"/>
    <w:rsid w:val="34F14E40"/>
    <w:rsid w:val="34F9E898"/>
    <w:rsid w:val="34FFD3E9"/>
    <w:rsid w:val="3502C906"/>
    <w:rsid w:val="350A209B"/>
    <w:rsid w:val="35123170"/>
    <w:rsid w:val="3513C782"/>
    <w:rsid w:val="35245D49"/>
    <w:rsid w:val="3533D825"/>
    <w:rsid w:val="3543E40C"/>
    <w:rsid w:val="3547E44F"/>
    <w:rsid w:val="3550E0B4"/>
    <w:rsid w:val="35594EE1"/>
    <w:rsid w:val="3574CC93"/>
    <w:rsid w:val="357766A2"/>
    <w:rsid w:val="358764EF"/>
    <w:rsid w:val="3595C204"/>
    <w:rsid w:val="359A6B94"/>
    <w:rsid w:val="35AEC20C"/>
    <w:rsid w:val="35D83DE1"/>
    <w:rsid w:val="35E76503"/>
    <w:rsid w:val="35E865D1"/>
    <w:rsid w:val="35F593F9"/>
    <w:rsid w:val="35F5C8E6"/>
    <w:rsid w:val="360050AA"/>
    <w:rsid w:val="3608CFB7"/>
    <w:rsid w:val="362C9D0F"/>
    <w:rsid w:val="363CD491"/>
    <w:rsid w:val="3640414E"/>
    <w:rsid w:val="366B9EC1"/>
    <w:rsid w:val="367B9787"/>
    <w:rsid w:val="36801DAB"/>
    <w:rsid w:val="36805116"/>
    <w:rsid w:val="3685B289"/>
    <w:rsid w:val="36AC421A"/>
    <w:rsid w:val="36C56A77"/>
    <w:rsid w:val="36C6A594"/>
    <w:rsid w:val="36EB9CA9"/>
    <w:rsid w:val="36F72FE1"/>
    <w:rsid w:val="36FD53A1"/>
    <w:rsid w:val="370DBDD5"/>
    <w:rsid w:val="3710931C"/>
    <w:rsid w:val="372D66EC"/>
    <w:rsid w:val="373C6BBD"/>
    <w:rsid w:val="373F32C0"/>
    <w:rsid w:val="375069BF"/>
    <w:rsid w:val="37679ADD"/>
    <w:rsid w:val="377066D1"/>
    <w:rsid w:val="377C4578"/>
    <w:rsid w:val="3789F87D"/>
    <w:rsid w:val="379643ED"/>
    <w:rsid w:val="37AF47A6"/>
    <w:rsid w:val="37B43FD8"/>
    <w:rsid w:val="37C5D1E4"/>
    <w:rsid w:val="37DC3FD1"/>
    <w:rsid w:val="37E120AF"/>
    <w:rsid w:val="37E4B237"/>
    <w:rsid w:val="37E7F883"/>
    <w:rsid w:val="37F88180"/>
    <w:rsid w:val="38122A07"/>
    <w:rsid w:val="38157923"/>
    <w:rsid w:val="381ACBD0"/>
    <w:rsid w:val="382DC021"/>
    <w:rsid w:val="38448C91"/>
    <w:rsid w:val="3845E366"/>
    <w:rsid w:val="3848127B"/>
    <w:rsid w:val="3854752D"/>
    <w:rsid w:val="3855FE9A"/>
    <w:rsid w:val="387605E4"/>
    <w:rsid w:val="387B84CE"/>
    <w:rsid w:val="3884A0A2"/>
    <w:rsid w:val="389BE1B1"/>
    <w:rsid w:val="38A14EC9"/>
    <w:rsid w:val="38BE1199"/>
    <w:rsid w:val="38C70147"/>
    <w:rsid w:val="38C785E9"/>
    <w:rsid w:val="38F6CC47"/>
    <w:rsid w:val="38F824F3"/>
    <w:rsid w:val="38F8928C"/>
    <w:rsid w:val="390054F5"/>
    <w:rsid w:val="39125B4B"/>
    <w:rsid w:val="3923BF31"/>
    <w:rsid w:val="392A425F"/>
    <w:rsid w:val="3944052A"/>
    <w:rsid w:val="394931F0"/>
    <w:rsid w:val="394EB5C2"/>
    <w:rsid w:val="3975A5A1"/>
    <w:rsid w:val="3982792A"/>
    <w:rsid w:val="399608F0"/>
    <w:rsid w:val="39974D41"/>
    <w:rsid w:val="39A85292"/>
    <w:rsid w:val="39C6D05A"/>
    <w:rsid w:val="39DB1C87"/>
    <w:rsid w:val="39E2E8BB"/>
    <w:rsid w:val="39E5E3BC"/>
    <w:rsid w:val="39EC958B"/>
    <w:rsid w:val="39F93F30"/>
    <w:rsid w:val="3A01B6F8"/>
    <w:rsid w:val="3A0B297A"/>
    <w:rsid w:val="3A27989C"/>
    <w:rsid w:val="3A3056A9"/>
    <w:rsid w:val="3A3120F2"/>
    <w:rsid w:val="3A407DCA"/>
    <w:rsid w:val="3A4833DE"/>
    <w:rsid w:val="3A5077EF"/>
    <w:rsid w:val="3A51549D"/>
    <w:rsid w:val="3A51D659"/>
    <w:rsid w:val="3A536D0B"/>
    <w:rsid w:val="3A58A4DF"/>
    <w:rsid w:val="3A6BE357"/>
    <w:rsid w:val="3A6F02F8"/>
    <w:rsid w:val="3A7564D7"/>
    <w:rsid w:val="3A80FF2D"/>
    <w:rsid w:val="3A826AA8"/>
    <w:rsid w:val="3A98448F"/>
    <w:rsid w:val="3AACD24D"/>
    <w:rsid w:val="3AC686D5"/>
    <w:rsid w:val="3AD75134"/>
    <w:rsid w:val="3AFCB6C6"/>
    <w:rsid w:val="3AFE66EA"/>
    <w:rsid w:val="3B001065"/>
    <w:rsid w:val="3B025428"/>
    <w:rsid w:val="3B0FBAE2"/>
    <w:rsid w:val="3B19BE7F"/>
    <w:rsid w:val="3B45D8E7"/>
    <w:rsid w:val="3B5661D8"/>
    <w:rsid w:val="3B6C4127"/>
    <w:rsid w:val="3B7085A2"/>
    <w:rsid w:val="3B8B9BD7"/>
    <w:rsid w:val="3B8CCC6F"/>
    <w:rsid w:val="3BB56C9B"/>
    <w:rsid w:val="3BB69CF0"/>
    <w:rsid w:val="3BC83593"/>
    <w:rsid w:val="3BC93183"/>
    <w:rsid w:val="3BCA2299"/>
    <w:rsid w:val="3BD15246"/>
    <w:rsid w:val="3BEBBC93"/>
    <w:rsid w:val="3BEE6FE0"/>
    <w:rsid w:val="3BFA1637"/>
    <w:rsid w:val="3BFAB7FC"/>
    <w:rsid w:val="3C06E463"/>
    <w:rsid w:val="3C1EF30F"/>
    <w:rsid w:val="3C213254"/>
    <w:rsid w:val="3C23A164"/>
    <w:rsid w:val="3C2FCD34"/>
    <w:rsid w:val="3C34DD11"/>
    <w:rsid w:val="3C3CBA0B"/>
    <w:rsid w:val="3C47ACC4"/>
    <w:rsid w:val="3C4A2A4C"/>
    <w:rsid w:val="3C517FE0"/>
    <w:rsid w:val="3C57A755"/>
    <w:rsid w:val="3C603A32"/>
    <w:rsid w:val="3C73A7DC"/>
    <w:rsid w:val="3C77705E"/>
    <w:rsid w:val="3C9A374B"/>
    <w:rsid w:val="3CA445F4"/>
    <w:rsid w:val="3CB4D699"/>
    <w:rsid w:val="3CBF8AA9"/>
    <w:rsid w:val="3CC8ED0C"/>
    <w:rsid w:val="3CC96056"/>
    <w:rsid w:val="3CCE4004"/>
    <w:rsid w:val="3CD109D6"/>
    <w:rsid w:val="3CD4A9E7"/>
    <w:rsid w:val="3CE63908"/>
    <w:rsid w:val="3CEC81AE"/>
    <w:rsid w:val="3CEF83C3"/>
    <w:rsid w:val="3CFD57FD"/>
    <w:rsid w:val="3D143C5F"/>
    <w:rsid w:val="3D27C911"/>
    <w:rsid w:val="3D288379"/>
    <w:rsid w:val="3D2F7E26"/>
    <w:rsid w:val="3D3F0A55"/>
    <w:rsid w:val="3D46BB8E"/>
    <w:rsid w:val="3D5667E5"/>
    <w:rsid w:val="3D6DEADE"/>
    <w:rsid w:val="3D83CBD5"/>
    <w:rsid w:val="3D8B1FD9"/>
    <w:rsid w:val="3DB8DD29"/>
    <w:rsid w:val="3DBDAA56"/>
    <w:rsid w:val="3DC05075"/>
    <w:rsid w:val="3DCB5998"/>
    <w:rsid w:val="3DD4D406"/>
    <w:rsid w:val="3DE156FF"/>
    <w:rsid w:val="3DF16866"/>
    <w:rsid w:val="3DF82EE5"/>
    <w:rsid w:val="3DF91E24"/>
    <w:rsid w:val="3E1236B9"/>
    <w:rsid w:val="3E12ACBD"/>
    <w:rsid w:val="3E4B739B"/>
    <w:rsid w:val="3E5D9A71"/>
    <w:rsid w:val="3E6142C1"/>
    <w:rsid w:val="3E645CA0"/>
    <w:rsid w:val="3E772A9D"/>
    <w:rsid w:val="3E7CFF29"/>
    <w:rsid w:val="3EA3E1E9"/>
    <w:rsid w:val="3EA5D210"/>
    <w:rsid w:val="3EACE4BC"/>
    <w:rsid w:val="3EAE12C7"/>
    <w:rsid w:val="3EC475A5"/>
    <w:rsid w:val="3EF32381"/>
    <w:rsid w:val="3EFB6580"/>
    <w:rsid w:val="3F09B3EB"/>
    <w:rsid w:val="3F141DB7"/>
    <w:rsid w:val="3F179160"/>
    <w:rsid w:val="3F2B1F72"/>
    <w:rsid w:val="3F340025"/>
    <w:rsid w:val="3F350401"/>
    <w:rsid w:val="3F362C8C"/>
    <w:rsid w:val="3F3E6DA8"/>
    <w:rsid w:val="3F494A7F"/>
    <w:rsid w:val="3F5529D6"/>
    <w:rsid w:val="3F5D3C26"/>
    <w:rsid w:val="3F72AD9C"/>
    <w:rsid w:val="3F7BE205"/>
    <w:rsid w:val="3F7CFFE6"/>
    <w:rsid w:val="3F82320C"/>
    <w:rsid w:val="3F84AEE6"/>
    <w:rsid w:val="3F870DAD"/>
    <w:rsid w:val="3F90D3BE"/>
    <w:rsid w:val="3F979771"/>
    <w:rsid w:val="3F9D4752"/>
    <w:rsid w:val="3F9F7E11"/>
    <w:rsid w:val="3FA4F81B"/>
    <w:rsid w:val="3FA9D491"/>
    <w:rsid w:val="3FAA7953"/>
    <w:rsid w:val="3FABC1AC"/>
    <w:rsid w:val="3FCD0ADF"/>
    <w:rsid w:val="4010638A"/>
    <w:rsid w:val="4013161F"/>
    <w:rsid w:val="4025A61B"/>
    <w:rsid w:val="4032A222"/>
    <w:rsid w:val="405AAC44"/>
    <w:rsid w:val="406960CB"/>
    <w:rsid w:val="4071BDF3"/>
    <w:rsid w:val="40837A49"/>
    <w:rsid w:val="40910C33"/>
    <w:rsid w:val="40936652"/>
    <w:rsid w:val="40A384B2"/>
    <w:rsid w:val="40A5B770"/>
    <w:rsid w:val="40C7256A"/>
    <w:rsid w:val="40D085FC"/>
    <w:rsid w:val="40DFD1FA"/>
    <w:rsid w:val="40F6F370"/>
    <w:rsid w:val="40FBFC5A"/>
    <w:rsid w:val="4102099A"/>
    <w:rsid w:val="41045014"/>
    <w:rsid w:val="410E5C48"/>
    <w:rsid w:val="411A0941"/>
    <w:rsid w:val="411C9FFC"/>
    <w:rsid w:val="41231768"/>
    <w:rsid w:val="412BF338"/>
    <w:rsid w:val="413A9322"/>
    <w:rsid w:val="41466B5C"/>
    <w:rsid w:val="41586128"/>
    <w:rsid w:val="416BCC8C"/>
    <w:rsid w:val="417634C1"/>
    <w:rsid w:val="41883625"/>
    <w:rsid w:val="418D3719"/>
    <w:rsid w:val="41AA9114"/>
    <w:rsid w:val="41B312BD"/>
    <w:rsid w:val="41C9DE37"/>
    <w:rsid w:val="41D35954"/>
    <w:rsid w:val="41D73F8E"/>
    <w:rsid w:val="41E0ED45"/>
    <w:rsid w:val="41ED4D6B"/>
    <w:rsid w:val="41FFF5EF"/>
    <w:rsid w:val="42163B5F"/>
    <w:rsid w:val="42219DC6"/>
    <w:rsid w:val="422E6A52"/>
    <w:rsid w:val="42319821"/>
    <w:rsid w:val="424D44D9"/>
    <w:rsid w:val="425839F7"/>
    <w:rsid w:val="4264B2EB"/>
    <w:rsid w:val="426B59B5"/>
    <w:rsid w:val="427CF3B4"/>
    <w:rsid w:val="427F893D"/>
    <w:rsid w:val="42990217"/>
    <w:rsid w:val="42A3234B"/>
    <w:rsid w:val="42AAC576"/>
    <w:rsid w:val="42B4E932"/>
    <w:rsid w:val="42B90E4D"/>
    <w:rsid w:val="42C0D09A"/>
    <w:rsid w:val="42CC7CBA"/>
    <w:rsid w:val="42D6BEA8"/>
    <w:rsid w:val="42D6CCC1"/>
    <w:rsid w:val="42E2703A"/>
    <w:rsid w:val="42EE7068"/>
    <w:rsid w:val="42FE4622"/>
    <w:rsid w:val="4301F8E9"/>
    <w:rsid w:val="43129AAD"/>
    <w:rsid w:val="43187807"/>
    <w:rsid w:val="431C7306"/>
    <w:rsid w:val="4325F2D3"/>
    <w:rsid w:val="43325185"/>
    <w:rsid w:val="43408B83"/>
    <w:rsid w:val="43414949"/>
    <w:rsid w:val="43494099"/>
    <w:rsid w:val="434DB3F3"/>
    <w:rsid w:val="4358B6D2"/>
    <w:rsid w:val="436269B2"/>
    <w:rsid w:val="436B444B"/>
    <w:rsid w:val="437074C6"/>
    <w:rsid w:val="437DC1F2"/>
    <w:rsid w:val="43900011"/>
    <w:rsid w:val="43A445CA"/>
    <w:rsid w:val="43A73A53"/>
    <w:rsid w:val="43B3D748"/>
    <w:rsid w:val="43CA6625"/>
    <w:rsid w:val="43F99D40"/>
    <w:rsid w:val="44013626"/>
    <w:rsid w:val="44094C55"/>
    <w:rsid w:val="44219964"/>
    <w:rsid w:val="4426682D"/>
    <w:rsid w:val="4427597E"/>
    <w:rsid w:val="44339B92"/>
    <w:rsid w:val="443D42ED"/>
    <w:rsid w:val="4441A5D1"/>
    <w:rsid w:val="444CAEE0"/>
    <w:rsid w:val="444DA4D6"/>
    <w:rsid w:val="4452914A"/>
    <w:rsid w:val="44567B39"/>
    <w:rsid w:val="4465E928"/>
    <w:rsid w:val="446B322E"/>
    <w:rsid w:val="44935443"/>
    <w:rsid w:val="44A2ADC9"/>
    <w:rsid w:val="44B5E0CF"/>
    <w:rsid w:val="44BAF411"/>
    <w:rsid w:val="44BB8E43"/>
    <w:rsid w:val="44C548BA"/>
    <w:rsid w:val="44CA2607"/>
    <w:rsid w:val="44CB0A36"/>
    <w:rsid w:val="44F213E4"/>
    <w:rsid w:val="4500C924"/>
    <w:rsid w:val="4504C47A"/>
    <w:rsid w:val="45208892"/>
    <w:rsid w:val="453A6BA3"/>
    <w:rsid w:val="45554424"/>
    <w:rsid w:val="456D9480"/>
    <w:rsid w:val="4570FFF8"/>
    <w:rsid w:val="457A4478"/>
    <w:rsid w:val="458283BE"/>
    <w:rsid w:val="458749DB"/>
    <w:rsid w:val="45A48B4F"/>
    <w:rsid w:val="45A7FE8F"/>
    <w:rsid w:val="45B37D00"/>
    <w:rsid w:val="45D037D6"/>
    <w:rsid w:val="45DA77F8"/>
    <w:rsid w:val="45DD26D4"/>
    <w:rsid w:val="45E7313F"/>
    <w:rsid w:val="45EAEADF"/>
    <w:rsid w:val="45EC82E9"/>
    <w:rsid w:val="45EE61AB"/>
    <w:rsid w:val="45FE8D63"/>
    <w:rsid w:val="460A58AE"/>
    <w:rsid w:val="46131A6E"/>
    <w:rsid w:val="461AEC7B"/>
    <w:rsid w:val="465406A8"/>
    <w:rsid w:val="465CA7EC"/>
    <w:rsid w:val="4663E783"/>
    <w:rsid w:val="468939D6"/>
    <w:rsid w:val="469277BA"/>
    <w:rsid w:val="46C2F419"/>
    <w:rsid w:val="46E2460D"/>
    <w:rsid w:val="46EA8FAB"/>
    <w:rsid w:val="46EAB683"/>
    <w:rsid w:val="46F54567"/>
    <w:rsid w:val="46FFCCA7"/>
    <w:rsid w:val="47038F75"/>
    <w:rsid w:val="4703C64D"/>
    <w:rsid w:val="47238AE0"/>
    <w:rsid w:val="472A8A92"/>
    <w:rsid w:val="472C701C"/>
    <w:rsid w:val="473F063D"/>
    <w:rsid w:val="47470532"/>
    <w:rsid w:val="47480F58"/>
    <w:rsid w:val="47493E16"/>
    <w:rsid w:val="474C113F"/>
    <w:rsid w:val="4752C893"/>
    <w:rsid w:val="476FFE02"/>
    <w:rsid w:val="4772E80F"/>
    <w:rsid w:val="477B167E"/>
    <w:rsid w:val="477D5B0F"/>
    <w:rsid w:val="47932CD8"/>
    <w:rsid w:val="47AF6300"/>
    <w:rsid w:val="47DE4BDA"/>
    <w:rsid w:val="47E2545B"/>
    <w:rsid w:val="47EBCCF0"/>
    <w:rsid w:val="480F618C"/>
    <w:rsid w:val="480F6525"/>
    <w:rsid w:val="481008BA"/>
    <w:rsid w:val="482D044A"/>
    <w:rsid w:val="48302AF2"/>
    <w:rsid w:val="48333819"/>
    <w:rsid w:val="4839ED59"/>
    <w:rsid w:val="483E9C41"/>
    <w:rsid w:val="484F87FD"/>
    <w:rsid w:val="485B0D54"/>
    <w:rsid w:val="485FBCC1"/>
    <w:rsid w:val="487EFB8A"/>
    <w:rsid w:val="48821416"/>
    <w:rsid w:val="488E5BD7"/>
    <w:rsid w:val="48973B3B"/>
    <w:rsid w:val="489F21CC"/>
    <w:rsid w:val="48A9EBCA"/>
    <w:rsid w:val="48B2C3A7"/>
    <w:rsid w:val="48C85CEA"/>
    <w:rsid w:val="48EE9735"/>
    <w:rsid w:val="48F65211"/>
    <w:rsid w:val="48FCF662"/>
    <w:rsid w:val="4910738E"/>
    <w:rsid w:val="493406C3"/>
    <w:rsid w:val="4934E3CA"/>
    <w:rsid w:val="493754E0"/>
    <w:rsid w:val="493EEE03"/>
    <w:rsid w:val="493F00CA"/>
    <w:rsid w:val="494980EF"/>
    <w:rsid w:val="49555B98"/>
    <w:rsid w:val="495B4E27"/>
    <w:rsid w:val="495D98E1"/>
    <w:rsid w:val="496A6379"/>
    <w:rsid w:val="4977BAEC"/>
    <w:rsid w:val="497C6B37"/>
    <w:rsid w:val="498565AF"/>
    <w:rsid w:val="49A90364"/>
    <w:rsid w:val="49C55808"/>
    <w:rsid w:val="49D7242C"/>
    <w:rsid w:val="49D7C75F"/>
    <w:rsid w:val="49F333EE"/>
    <w:rsid w:val="49FCE2C7"/>
    <w:rsid w:val="49FEE2B4"/>
    <w:rsid w:val="4A0C2263"/>
    <w:rsid w:val="4A0CA9A0"/>
    <w:rsid w:val="4A0DDCC6"/>
    <w:rsid w:val="4A161656"/>
    <w:rsid w:val="4A16D5D0"/>
    <w:rsid w:val="4A1A5C6A"/>
    <w:rsid w:val="4A2E7392"/>
    <w:rsid w:val="4A2FA0F5"/>
    <w:rsid w:val="4A2FAF9B"/>
    <w:rsid w:val="4A3F8EF1"/>
    <w:rsid w:val="4A427013"/>
    <w:rsid w:val="4A4FC155"/>
    <w:rsid w:val="4A566BB7"/>
    <w:rsid w:val="4A56DABA"/>
    <w:rsid w:val="4A5E52D1"/>
    <w:rsid w:val="4A6F09A6"/>
    <w:rsid w:val="4A80E2F8"/>
    <w:rsid w:val="4A84D362"/>
    <w:rsid w:val="4A9F0397"/>
    <w:rsid w:val="4AA861D3"/>
    <w:rsid w:val="4AAAC6B2"/>
    <w:rsid w:val="4AB1931A"/>
    <w:rsid w:val="4AD46B0E"/>
    <w:rsid w:val="4AD4A13C"/>
    <w:rsid w:val="4AD90890"/>
    <w:rsid w:val="4AE55150"/>
    <w:rsid w:val="4B076BB0"/>
    <w:rsid w:val="4B158E45"/>
    <w:rsid w:val="4B15AD05"/>
    <w:rsid w:val="4B1995CA"/>
    <w:rsid w:val="4B2BB69A"/>
    <w:rsid w:val="4B2EE36A"/>
    <w:rsid w:val="4B6B6925"/>
    <w:rsid w:val="4B763D03"/>
    <w:rsid w:val="4B81F082"/>
    <w:rsid w:val="4B8489F8"/>
    <w:rsid w:val="4B86DC66"/>
    <w:rsid w:val="4B943740"/>
    <w:rsid w:val="4B949E67"/>
    <w:rsid w:val="4BA54C71"/>
    <w:rsid w:val="4BB15592"/>
    <w:rsid w:val="4BB5839D"/>
    <w:rsid w:val="4BC78F59"/>
    <w:rsid w:val="4BD136E0"/>
    <w:rsid w:val="4BDB005B"/>
    <w:rsid w:val="4BDF1793"/>
    <w:rsid w:val="4BE8FBC3"/>
    <w:rsid w:val="4BEB4B72"/>
    <w:rsid w:val="4BFB8737"/>
    <w:rsid w:val="4C06ECA0"/>
    <w:rsid w:val="4C0CFE8A"/>
    <w:rsid w:val="4C1D3139"/>
    <w:rsid w:val="4C2E90E0"/>
    <w:rsid w:val="4C38CAA0"/>
    <w:rsid w:val="4C3B834B"/>
    <w:rsid w:val="4C4D0197"/>
    <w:rsid w:val="4C5C9048"/>
    <w:rsid w:val="4C5E53B5"/>
    <w:rsid w:val="4C604183"/>
    <w:rsid w:val="4C6590B5"/>
    <w:rsid w:val="4C7F8BD3"/>
    <w:rsid w:val="4C9732B8"/>
    <w:rsid w:val="4C9857B0"/>
    <w:rsid w:val="4C9D5A5B"/>
    <w:rsid w:val="4CB1D206"/>
    <w:rsid w:val="4CB4DC3B"/>
    <w:rsid w:val="4CB92F15"/>
    <w:rsid w:val="4CD3548B"/>
    <w:rsid w:val="4CE54C98"/>
    <w:rsid w:val="4D17DE99"/>
    <w:rsid w:val="4D1F064E"/>
    <w:rsid w:val="4D234EEA"/>
    <w:rsid w:val="4D27FFEC"/>
    <w:rsid w:val="4D388BCD"/>
    <w:rsid w:val="4D48D404"/>
    <w:rsid w:val="4D4933D5"/>
    <w:rsid w:val="4D4F90EC"/>
    <w:rsid w:val="4D541542"/>
    <w:rsid w:val="4D68E8A9"/>
    <w:rsid w:val="4D966BAF"/>
    <w:rsid w:val="4D9A340B"/>
    <w:rsid w:val="4D9F299B"/>
    <w:rsid w:val="4DA04F63"/>
    <w:rsid w:val="4DA7A3C0"/>
    <w:rsid w:val="4DA862DB"/>
    <w:rsid w:val="4DB9F3A7"/>
    <w:rsid w:val="4DBAE4DB"/>
    <w:rsid w:val="4DC15705"/>
    <w:rsid w:val="4DD1C415"/>
    <w:rsid w:val="4DF42111"/>
    <w:rsid w:val="4DFEC4EE"/>
    <w:rsid w:val="4E014585"/>
    <w:rsid w:val="4E050057"/>
    <w:rsid w:val="4E17D1EE"/>
    <w:rsid w:val="4E2274E7"/>
    <w:rsid w:val="4E2550C0"/>
    <w:rsid w:val="4E2B8429"/>
    <w:rsid w:val="4E3ACD2C"/>
    <w:rsid w:val="4E627ABA"/>
    <w:rsid w:val="4E62939B"/>
    <w:rsid w:val="4E783F1D"/>
    <w:rsid w:val="4E7CAB57"/>
    <w:rsid w:val="4E869018"/>
    <w:rsid w:val="4E89303B"/>
    <w:rsid w:val="4E8E6BAF"/>
    <w:rsid w:val="4E8FF25D"/>
    <w:rsid w:val="4E9819F2"/>
    <w:rsid w:val="4E991E44"/>
    <w:rsid w:val="4E9B0ADE"/>
    <w:rsid w:val="4EB02C1F"/>
    <w:rsid w:val="4EB6C70B"/>
    <w:rsid w:val="4EB953CD"/>
    <w:rsid w:val="4EBB132B"/>
    <w:rsid w:val="4EBEC559"/>
    <w:rsid w:val="4EC7F21E"/>
    <w:rsid w:val="4ED3DB35"/>
    <w:rsid w:val="4EE44289"/>
    <w:rsid w:val="4F0320BE"/>
    <w:rsid w:val="4F03B1C0"/>
    <w:rsid w:val="4F0F478A"/>
    <w:rsid w:val="4F133FD8"/>
    <w:rsid w:val="4F193BA7"/>
    <w:rsid w:val="4F1F3649"/>
    <w:rsid w:val="4F285F55"/>
    <w:rsid w:val="4F32E26C"/>
    <w:rsid w:val="4F416A02"/>
    <w:rsid w:val="4F431944"/>
    <w:rsid w:val="4F43468E"/>
    <w:rsid w:val="4F4D711E"/>
    <w:rsid w:val="4F60143C"/>
    <w:rsid w:val="4F66DE5F"/>
    <w:rsid w:val="4F786BB4"/>
    <w:rsid w:val="4F80B98E"/>
    <w:rsid w:val="4F8CD99C"/>
    <w:rsid w:val="4F9A7090"/>
    <w:rsid w:val="4FA605D7"/>
    <w:rsid w:val="4FAED3FC"/>
    <w:rsid w:val="4FBD98A3"/>
    <w:rsid w:val="4FC12121"/>
    <w:rsid w:val="4FC54C81"/>
    <w:rsid w:val="4FDEAA34"/>
    <w:rsid w:val="500FFDC1"/>
    <w:rsid w:val="501E8D4E"/>
    <w:rsid w:val="50246EB0"/>
    <w:rsid w:val="50697C50"/>
    <w:rsid w:val="5072699A"/>
    <w:rsid w:val="5078BD94"/>
    <w:rsid w:val="50842B43"/>
    <w:rsid w:val="508B7FA6"/>
    <w:rsid w:val="508C6072"/>
    <w:rsid w:val="5092651C"/>
    <w:rsid w:val="50ADCBFF"/>
    <w:rsid w:val="50ADCE99"/>
    <w:rsid w:val="50B03EE8"/>
    <w:rsid w:val="50E0E1E3"/>
    <w:rsid w:val="50EDDAF4"/>
    <w:rsid w:val="50F6CCB8"/>
    <w:rsid w:val="50F8F7C7"/>
    <w:rsid w:val="51058E47"/>
    <w:rsid w:val="5105AC86"/>
    <w:rsid w:val="511BBFA6"/>
    <w:rsid w:val="511E0445"/>
    <w:rsid w:val="5123A8FB"/>
    <w:rsid w:val="5128C62E"/>
    <w:rsid w:val="512EA3FA"/>
    <w:rsid w:val="51318671"/>
    <w:rsid w:val="5133CF17"/>
    <w:rsid w:val="513901D8"/>
    <w:rsid w:val="51515C41"/>
    <w:rsid w:val="51676515"/>
    <w:rsid w:val="51895FB3"/>
    <w:rsid w:val="51B89237"/>
    <w:rsid w:val="51BE76E5"/>
    <w:rsid w:val="51C8D59A"/>
    <w:rsid w:val="51CC0AD5"/>
    <w:rsid w:val="51EA5067"/>
    <w:rsid w:val="51EF93C3"/>
    <w:rsid w:val="51F7A361"/>
    <w:rsid w:val="52040984"/>
    <w:rsid w:val="5205C4B2"/>
    <w:rsid w:val="520BDC47"/>
    <w:rsid w:val="522686B9"/>
    <w:rsid w:val="5226D376"/>
    <w:rsid w:val="52386B44"/>
    <w:rsid w:val="523C40BE"/>
    <w:rsid w:val="523D50C7"/>
    <w:rsid w:val="5240DA1B"/>
    <w:rsid w:val="5244E5BA"/>
    <w:rsid w:val="524584E5"/>
    <w:rsid w:val="52522F2F"/>
    <w:rsid w:val="526D492F"/>
    <w:rsid w:val="527E927F"/>
    <w:rsid w:val="52809A46"/>
    <w:rsid w:val="5296AB14"/>
    <w:rsid w:val="52A831D4"/>
    <w:rsid w:val="52AA9B83"/>
    <w:rsid w:val="52AC65AB"/>
    <w:rsid w:val="52AD2B63"/>
    <w:rsid w:val="52B00EF5"/>
    <w:rsid w:val="52B0968D"/>
    <w:rsid w:val="52B74E72"/>
    <w:rsid w:val="52B7C727"/>
    <w:rsid w:val="52D1783A"/>
    <w:rsid w:val="52D79B98"/>
    <w:rsid w:val="52DFB321"/>
    <w:rsid w:val="52EE6F2E"/>
    <w:rsid w:val="52F73BB7"/>
    <w:rsid w:val="52F8DB7E"/>
    <w:rsid w:val="53157374"/>
    <w:rsid w:val="53326C1F"/>
    <w:rsid w:val="53373DDB"/>
    <w:rsid w:val="533B544D"/>
    <w:rsid w:val="533CCEEE"/>
    <w:rsid w:val="535A8631"/>
    <w:rsid w:val="535D5B4C"/>
    <w:rsid w:val="536CD0C4"/>
    <w:rsid w:val="537B45FF"/>
    <w:rsid w:val="53859CB2"/>
    <w:rsid w:val="539303DE"/>
    <w:rsid w:val="53998649"/>
    <w:rsid w:val="5399BB4F"/>
    <w:rsid w:val="539D4C12"/>
    <w:rsid w:val="53A24677"/>
    <w:rsid w:val="53AA269E"/>
    <w:rsid w:val="53B6E94C"/>
    <w:rsid w:val="53BCD0FA"/>
    <w:rsid w:val="53BDCE22"/>
    <w:rsid w:val="53BEFCB5"/>
    <w:rsid w:val="53C7BDB7"/>
    <w:rsid w:val="53CB7B31"/>
    <w:rsid w:val="540056C6"/>
    <w:rsid w:val="54089EEF"/>
    <w:rsid w:val="544B0D5F"/>
    <w:rsid w:val="546D489B"/>
    <w:rsid w:val="546E180E"/>
    <w:rsid w:val="547B8382"/>
    <w:rsid w:val="547CC814"/>
    <w:rsid w:val="54813FC6"/>
    <w:rsid w:val="5494ABDF"/>
    <w:rsid w:val="549B3FDE"/>
    <w:rsid w:val="54AD61A1"/>
    <w:rsid w:val="54B6D5ED"/>
    <w:rsid w:val="54CC6540"/>
    <w:rsid w:val="54D4BFD0"/>
    <w:rsid w:val="54F129A0"/>
    <w:rsid w:val="54F7AD87"/>
    <w:rsid w:val="54FA8175"/>
    <w:rsid w:val="5508AE15"/>
    <w:rsid w:val="550DA37B"/>
    <w:rsid w:val="5536EA74"/>
    <w:rsid w:val="5537335E"/>
    <w:rsid w:val="553A0784"/>
    <w:rsid w:val="5552D3B2"/>
    <w:rsid w:val="555F4AF5"/>
    <w:rsid w:val="55795E5A"/>
    <w:rsid w:val="557DD129"/>
    <w:rsid w:val="558F07FE"/>
    <w:rsid w:val="559A5F2A"/>
    <w:rsid w:val="55B0141E"/>
    <w:rsid w:val="55B610FB"/>
    <w:rsid w:val="55D1E070"/>
    <w:rsid w:val="55DA537A"/>
    <w:rsid w:val="55DC732E"/>
    <w:rsid w:val="55EBE4B7"/>
    <w:rsid w:val="56028A23"/>
    <w:rsid w:val="560A64F0"/>
    <w:rsid w:val="562B77E2"/>
    <w:rsid w:val="56320894"/>
    <w:rsid w:val="5644E3C1"/>
    <w:rsid w:val="566C546C"/>
    <w:rsid w:val="566D44B6"/>
    <w:rsid w:val="567447B2"/>
    <w:rsid w:val="5676FD53"/>
    <w:rsid w:val="5679204D"/>
    <w:rsid w:val="56A29323"/>
    <w:rsid w:val="56AA085B"/>
    <w:rsid w:val="56B1CB57"/>
    <w:rsid w:val="56D13A93"/>
    <w:rsid w:val="56D61F9E"/>
    <w:rsid w:val="56DB495F"/>
    <w:rsid w:val="5717AC22"/>
    <w:rsid w:val="5727787C"/>
    <w:rsid w:val="574CDDD8"/>
    <w:rsid w:val="57524EEF"/>
    <w:rsid w:val="57666664"/>
    <w:rsid w:val="578DBC8C"/>
    <w:rsid w:val="579E1DFC"/>
    <w:rsid w:val="57AC8F97"/>
    <w:rsid w:val="57B1C37E"/>
    <w:rsid w:val="57BF0FBF"/>
    <w:rsid w:val="57E9F3D0"/>
    <w:rsid w:val="57EDBD30"/>
    <w:rsid w:val="57EF7A60"/>
    <w:rsid w:val="58086ACA"/>
    <w:rsid w:val="581D242C"/>
    <w:rsid w:val="584F3B1B"/>
    <w:rsid w:val="585BFC3E"/>
    <w:rsid w:val="585C1226"/>
    <w:rsid w:val="5862DAF9"/>
    <w:rsid w:val="5867F577"/>
    <w:rsid w:val="58726995"/>
    <w:rsid w:val="587BD4FA"/>
    <w:rsid w:val="58809127"/>
    <w:rsid w:val="589401A5"/>
    <w:rsid w:val="58959168"/>
    <w:rsid w:val="589C3C4C"/>
    <w:rsid w:val="58B2CFD1"/>
    <w:rsid w:val="58BA0AC2"/>
    <w:rsid w:val="58D207A6"/>
    <w:rsid w:val="58DD0C03"/>
    <w:rsid w:val="58EB92A2"/>
    <w:rsid w:val="5911F569"/>
    <w:rsid w:val="5927A69B"/>
    <w:rsid w:val="592A8C81"/>
    <w:rsid w:val="594EF4A5"/>
    <w:rsid w:val="5953C3B2"/>
    <w:rsid w:val="5954F256"/>
    <w:rsid w:val="595A84DE"/>
    <w:rsid w:val="59653773"/>
    <w:rsid w:val="596BD1FA"/>
    <w:rsid w:val="59819DAA"/>
    <w:rsid w:val="598220C9"/>
    <w:rsid w:val="598D277A"/>
    <w:rsid w:val="599DFB5A"/>
    <w:rsid w:val="599F1433"/>
    <w:rsid w:val="59A7538B"/>
    <w:rsid w:val="59AE5CA0"/>
    <w:rsid w:val="59B784B6"/>
    <w:rsid w:val="59C4B32E"/>
    <w:rsid w:val="59CAC479"/>
    <w:rsid w:val="59DDF9FC"/>
    <w:rsid w:val="59E28442"/>
    <w:rsid w:val="59E6D948"/>
    <w:rsid w:val="59EA7C0C"/>
    <w:rsid w:val="59ED6521"/>
    <w:rsid w:val="59FA91F1"/>
    <w:rsid w:val="59FD6CF5"/>
    <w:rsid w:val="5A0B3CDA"/>
    <w:rsid w:val="5A16C0CD"/>
    <w:rsid w:val="5A24FA00"/>
    <w:rsid w:val="5A2A18AB"/>
    <w:rsid w:val="5A5F6710"/>
    <w:rsid w:val="5A63ACC9"/>
    <w:rsid w:val="5A74EEB7"/>
    <w:rsid w:val="5A85070E"/>
    <w:rsid w:val="5AA48FF1"/>
    <w:rsid w:val="5AA6400B"/>
    <w:rsid w:val="5ABC069E"/>
    <w:rsid w:val="5ACB93B7"/>
    <w:rsid w:val="5AE6DBBB"/>
    <w:rsid w:val="5AFB85ED"/>
    <w:rsid w:val="5B0174EF"/>
    <w:rsid w:val="5B0838DC"/>
    <w:rsid w:val="5B08F8C8"/>
    <w:rsid w:val="5B0D4647"/>
    <w:rsid w:val="5B55AFD0"/>
    <w:rsid w:val="5B579CF9"/>
    <w:rsid w:val="5B5BC9AE"/>
    <w:rsid w:val="5B781488"/>
    <w:rsid w:val="5B90AD48"/>
    <w:rsid w:val="5B98CD7C"/>
    <w:rsid w:val="5BB440A2"/>
    <w:rsid w:val="5BC19004"/>
    <w:rsid w:val="5BC624C5"/>
    <w:rsid w:val="5BE1B85C"/>
    <w:rsid w:val="5BE8C4CF"/>
    <w:rsid w:val="5BEAD07F"/>
    <w:rsid w:val="5C0E206A"/>
    <w:rsid w:val="5C10DAD4"/>
    <w:rsid w:val="5C21A0EF"/>
    <w:rsid w:val="5C25803A"/>
    <w:rsid w:val="5C273D75"/>
    <w:rsid w:val="5C357702"/>
    <w:rsid w:val="5C3B5631"/>
    <w:rsid w:val="5C4035FA"/>
    <w:rsid w:val="5C671F4C"/>
    <w:rsid w:val="5C730D7C"/>
    <w:rsid w:val="5C7BB47F"/>
    <w:rsid w:val="5C89A5B8"/>
    <w:rsid w:val="5C8F13AA"/>
    <w:rsid w:val="5CAB7BFC"/>
    <w:rsid w:val="5CBC2D1E"/>
    <w:rsid w:val="5CE81ECE"/>
    <w:rsid w:val="5CEA7899"/>
    <w:rsid w:val="5D0BCE02"/>
    <w:rsid w:val="5D1861BB"/>
    <w:rsid w:val="5D2871CE"/>
    <w:rsid w:val="5D42DD9C"/>
    <w:rsid w:val="5D6B5F43"/>
    <w:rsid w:val="5D840BB2"/>
    <w:rsid w:val="5D8A8FCC"/>
    <w:rsid w:val="5D8F4125"/>
    <w:rsid w:val="5D927310"/>
    <w:rsid w:val="5D9B7FA0"/>
    <w:rsid w:val="5DA2665D"/>
    <w:rsid w:val="5DBF91E1"/>
    <w:rsid w:val="5DE047E8"/>
    <w:rsid w:val="5DE33A7A"/>
    <w:rsid w:val="5DE8143D"/>
    <w:rsid w:val="5DF82BC9"/>
    <w:rsid w:val="5DF94726"/>
    <w:rsid w:val="5DF953F9"/>
    <w:rsid w:val="5E21F400"/>
    <w:rsid w:val="5E236A96"/>
    <w:rsid w:val="5E30B9C7"/>
    <w:rsid w:val="5E3415F7"/>
    <w:rsid w:val="5E37EC0C"/>
    <w:rsid w:val="5E5D4910"/>
    <w:rsid w:val="5E668EDA"/>
    <w:rsid w:val="5E6B1934"/>
    <w:rsid w:val="5E76C124"/>
    <w:rsid w:val="5E81CDC3"/>
    <w:rsid w:val="5E843182"/>
    <w:rsid w:val="5E8FFFA4"/>
    <w:rsid w:val="5E920BD3"/>
    <w:rsid w:val="5E9B13E4"/>
    <w:rsid w:val="5EA1E704"/>
    <w:rsid w:val="5EA79BB9"/>
    <w:rsid w:val="5EAF7BB6"/>
    <w:rsid w:val="5EBA67A2"/>
    <w:rsid w:val="5EBA8194"/>
    <w:rsid w:val="5EBD4491"/>
    <w:rsid w:val="5EC5F7B5"/>
    <w:rsid w:val="5EDEADFD"/>
    <w:rsid w:val="5EEA6ABC"/>
    <w:rsid w:val="5EF9A75A"/>
    <w:rsid w:val="5EFA4FC9"/>
    <w:rsid w:val="5EFFD9EA"/>
    <w:rsid w:val="5F06982C"/>
    <w:rsid w:val="5F0BD396"/>
    <w:rsid w:val="5F0F14E2"/>
    <w:rsid w:val="5F1260BF"/>
    <w:rsid w:val="5F3F1166"/>
    <w:rsid w:val="5F4585DF"/>
    <w:rsid w:val="5F682010"/>
    <w:rsid w:val="5F6DF39A"/>
    <w:rsid w:val="5F86A488"/>
    <w:rsid w:val="5F9CE7D3"/>
    <w:rsid w:val="5FB5919E"/>
    <w:rsid w:val="5FB86D23"/>
    <w:rsid w:val="5FBDDFC7"/>
    <w:rsid w:val="5FC5BDE3"/>
    <w:rsid w:val="5FEE1CED"/>
    <w:rsid w:val="5FF48E24"/>
    <w:rsid w:val="5FF5D397"/>
    <w:rsid w:val="600417D6"/>
    <w:rsid w:val="6006ABF4"/>
    <w:rsid w:val="603095F8"/>
    <w:rsid w:val="603ACE3A"/>
    <w:rsid w:val="603D2406"/>
    <w:rsid w:val="603D51AC"/>
    <w:rsid w:val="6044E1D1"/>
    <w:rsid w:val="6046A2FF"/>
    <w:rsid w:val="605D93D5"/>
    <w:rsid w:val="6062F4C6"/>
    <w:rsid w:val="6065376E"/>
    <w:rsid w:val="606D1BD2"/>
    <w:rsid w:val="6083BD29"/>
    <w:rsid w:val="608B49C7"/>
    <w:rsid w:val="6092508D"/>
    <w:rsid w:val="609C6311"/>
    <w:rsid w:val="60AAAFE8"/>
    <w:rsid w:val="60ADA2FB"/>
    <w:rsid w:val="60B8A263"/>
    <w:rsid w:val="60BC38F4"/>
    <w:rsid w:val="60C2BEEF"/>
    <w:rsid w:val="60C713E2"/>
    <w:rsid w:val="60E0AAAD"/>
    <w:rsid w:val="60E26154"/>
    <w:rsid w:val="6100F585"/>
    <w:rsid w:val="610215F6"/>
    <w:rsid w:val="6107186E"/>
    <w:rsid w:val="611F2E17"/>
    <w:rsid w:val="61249B76"/>
    <w:rsid w:val="613B9363"/>
    <w:rsid w:val="61418A40"/>
    <w:rsid w:val="61484917"/>
    <w:rsid w:val="614F48AA"/>
    <w:rsid w:val="615A068A"/>
    <w:rsid w:val="616DDCAA"/>
    <w:rsid w:val="619126B8"/>
    <w:rsid w:val="619AB358"/>
    <w:rsid w:val="61A24EC0"/>
    <w:rsid w:val="61AE43C1"/>
    <w:rsid w:val="61AE8EC0"/>
    <w:rsid w:val="61CCA189"/>
    <w:rsid w:val="61F6730C"/>
    <w:rsid w:val="61F941FF"/>
    <w:rsid w:val="61FC319C"/>
    <w:rsid w:val="620ACD75"/>
    <w:rsid w:val="621073C1"/>
    <w:rsid w:val="621DC502"/>
    <w:rsid w:val="62321570"/>
    <w:rsid w:val="6258B902"/>
    <w:rsid w:val="627089C2"/>
    <w:rsid w:val="627226DC"/>
    <w:rsid w:val="6273A520"/>
    <w:rsid w:val="6298AA9A"/>
    <w:rsid w:val="629FF0A9"/>
    <w:rsid w:val="62CD0460"/>
    <w:rsid w:val="62D63CE7"/>
    <w:rsid w:val="62E5BA51"/>
    <w:rsid w:val="62EA525B"/>
    <w:rsid w:val="62F32B15"/>
    <w:rsid w:val="62FDC471"/>
    <w:rsid w:val="63054C55"/>
    <w:rsid w:val="63075DE2"/>
    <w:rsid w:val="6321ECF9"/>
    <w:rsid w:val="634013E7"/>
    <w:rsid w:val="6343E6F1"/>
    <w:rsid w:val="63546565"/>
    <w:rsid w:val="636B4092"/>
    <w:rsid w:val="637CB6F6"/>
    <w:rsid w:val="637F9025"/>
    <w:rsid w:val="63901F95"/>
    <w:rsid w:val="6396EEFC"/>
    <w:rsid w:val="63AB9083"/>
    <w:rsid w:val="63AC4563"/>
    <w:rsid w:val="63B2B41C"/>
    <w:rsid w:val="63C866E4"/>
    <w:rsid w:val="63CAD4D0"/>
    <w:rsid w:val="63DA0453"/>
    <w:rsid w:val="63DA32B4"/>
    <w:rsid w:val="63E54645"/>
    <w:rsid w:val="63F146D1"/>
    <w:rsid w:val="63F75E07"/>
    <w:rsid w:val="63FFED7C"/>
    <w:rsid w:val="640365E0"/>
    <w:rsid w:val="6412DC1F"/>
    <w:rsid w:val="64168B42"/>
    <w:rsid w:val="64170855"/>
    <w:rsid w:val="6425C4C9"/>
    <w:rsid w:val="64285E78"/>
    <w:rsid w:val="642E3A2E"/>
    <w:rsid w:val="643D175A"/>
    <w:rsid w:val="643E4DF2"/>
    <w:rsid w:val="6443FEC6"/>
    <w:rsid w:val="644C3666"/>
    <w:rsid w:val="644C7ECA"/>
    <w:rsid w:val="644FA616"/>
    <w:rsid w:val="64534310"/>
    <w:rsid w:val="645C71BB"/>
    <w:rsid w:val="646005EC"/>
    <w:rsid w:val="64687B46"/>
    <w:rsid w:val="646A1229"/>
    <w:rsid w:val="6484E740"/>
    <w:rsid w:val="6491A74C"/>
    <w:rsid w:val="64A13032"/>
    <w:rsid w:val="64A500A3"/>
    <w:rsid w:val="64A52FCD"/>
    <w:rsid w:val="64B8312A"/>
    <w:rsid w:val="64C6D888"/>
    <w:rsid w:val="64CC3DD7"/>
    <w:rsid w:val="64CF5525"/>
    <w:rsid w:val="64D029AA"/>
    <w:rsid w:val="64EF2E23"/>
    <w:rsid w:val="650584E1"/>
    <w:rsid w:val="651FEB45"/>
    <w:rsid w:val="6535C008"/>
    <w:rsid w:val="6548389D"/>
    <w:rsid w:val="654EB9D2"/>
    <w:rsid w:val="655BBCEC"/>
    <w:rsid w:val="655F8BC4"/>
    <w:rsid w:val="6584E6D7"/>
    <w:rsid w:val="65858A9E"/>
    <w:rsid w:val="65C42ED9"/>
    <w:rsid w:val="65EFAFE3"/>
    <w:rsid w:val="65F3ABB5"/>
    <w:rsid w:val="65FC9160"/>
    <w:rsid w:val="661C5387"/>
    <w:rsid w:val="662139A7"/>
    <w:rsid w:val="66217E04"/>
    <w:rsid w:val="6628E564"/>
    <w:rsid w:val="66311DA0"/>
    <w:rsid w:val="6638BAFC"/>
    <w:rsid w:val="663C80DC"/>
    <w:rsid w:val="663F5D28"/>
    <w:rsid w:val="66401AA7"/>
    <w:rsid w:val="6645CDB9"/>
    <w:rsid w:val="664D63C6"/>
    <w:rsid w:val="664D68AF"/>
    <w:rsid w:val="66503591"/>
    <w:rsid w:val="666B2586"/>
    <w:rsid w:val="666C72AB"/>
    <w:rsid w:val="6690ABB4"/>
    <w:rsid w:val="6696E20C"/>
    <w:rsid w:val="669FBF45"/>
    <w:rsid w:val="66A31DCB"/>
    <w:rsid w:val="66A9EC82"/>
    <w:rsid w:val="66B4A8CC"/>
    <w:rsid w:val="66BBA971"/>
    <w:rsid w:val="66CE5E00"/>
    <w:rsid w:val="66E1EAF7"/>
    <w:rsid w:val="66E408FE"/>
    <w:rsid w:val="66E83AD3"/>
    <w:rsid w:val="66EC2AB1"/>
    <w:rsid w:val="66F9D75C"/>
    <w:rsid w:val="66FBBB3A"/>
    <w:rsid w:val="671174EA"/>
    <w:rsid w:val="671BE133"/>
    <w:rsid w:val="671E85CA"/>
    <w:rsid w:val="67342F38"/>
    <w:rsid w:val="673A9ABA"/>
    <w:rsid w:val="6743D197"/>
    <w:rsid w:val="67458FF8"/>
    <w:rsid w:val="6745D255"/>
    <w:rsid w:val="67486106"/>
    <w:rsid w:val="67499AE8"/>
    <w:rsid w:val="6754ACF3"/>
    <w:rsid w:val="6758A498"/>
    <w:rsid w:val="675FFF3A"/>
    <w:rsid w:val="676446C3"/>
    <w:rsid w:val="676A5A1E"/>
    <w:rsid w:val="676FBE1E"/>
    <w:rsid w:val="679A9D80"/>
    <w:rsid w:val="67AFC143"/>
    <w:rsid w:val="67F5ABE7"/>
    <w:rsid w:val="67FCD3DD"/>
    <w:rsid w:val="6800A2E5"/>
    <w:rsid w:val="68046EDB"/>
    <w:rsid w:val="6804A7E7"/>
    <w:rsid w:val="6826E2A1"/>
    <w:rsid w:val="6845B5D9"/>
    <w:rsid w:val="685BEA38"/>
    <w:rsid w:val="6868082B"/>
    <w:rsid w:val="68698F21"/>
    <w:rsid w:val="686EA6CF"/>
    <w:rsid w:val="6884426B"/>
    <w:rsid w:val="688D9D16"/>
    <w:rsid w:val="6895A7BD"/>
    <w:rsid w:val="68962D72"/>
    <w:rsid w:val="68A6D1BD"/>
    <w:rsid w:val="68AC38C4"/>
    <w:rsid w:val="68AD60AB"/>
    <w:rsid w:val="68B7ED2A"/>
    <w:rsid w:val="68BA2BAA"/>
    <w:rsid w:val="68C717DD"/>
    <w:rsid w:val="68D5C0C3"/>
    <w:rsid w:val="68F07D54"/>
    <w:rsid w:val="68F90AB8"/>
    <w:rsid w:val="69159C44"/>
    <w:rsid w:val="6920E45F"/>
    <w:rsid w:val="692F186F"/>
    <w:rsid w:val="69430A9E"/>
    <w:rsid w:val="694419B3"/>
    <w:rsid w:val="6949E34A"/>
    <w:rsid w:val="694AEB9E"/>
    <w:rsid w:val="694B4684"/>
    <w:rsid w:val="6952096E"/>
    <w:rsid w:val="69637F06"/>
    <w:rsid w:val="696BDC2B"/>
    <w:rsid w:val="6970150F"/>
    <w:rsid w:val="69794602"/>
    <w:rsid w:val="6979E14F"/>
    <w:rsid w:val="6997805B"/>
    <w:rsid w:val="69982F07"/>
    <w:rsid w:val="69A2C648"/>
    <w:rsid w:val="69AA55A9"/>
    <w:rsid w:val="69F289C0"/>
    <w:rsid w:val="69F42194"/>
    <w:rsid w:val="69FBF917"/>
    <w:rsid w:val="6A06DAB8"/>
    <w:rsid w:val="6A0D6ED4"/>
    <w:rsid w:val="6A20C6B9"/>
    <w:rsid w:val="6A289F8E"/>
    <w:rsid w:val="6A2BD154"/>
    <w:rsid w:val="6A3712E2"/>
    <w:rsid w:val="6A565C9B"/>
    <w:rsid w:val="6A692647"/>
    <w:rsid w:val="6A706FC8"/>
    <w:rsid w:val="6A79DE2E"/>
    <w:rsid w:val="6A7C136F"/>
    <w:rsid w:val="6A910DAB"/>
    <w:rsid w:val="6A9A5C32"/>
    <w:rsid w:val="6AAEE01E"/>
    <w:rsid w:val="6AAF30C4"/>
    <w:rsid w:val="6AB01139"/>
    <w:rsid w:val="6AB466A1"/>
    <w:rsid w:val="6AB9EB50"/>
    <w:rsid w:val="6ABE4B44"/>
    <w:rsid w:val="6AD924D8"/>
    <w:rsid w:val="6ADE1C6A"/>
    <w:rsid w:val="6AE0053A"/>
    <w:rsid w:val="6AE23577"/>
    <w:rsid w:val="6AEE58D3"/>
    <w:rsid w:val="6B05343D"/>
    <w:rsid w:val="6B08D656"/>
    <w:rsid w:val="6B0B28EA"/>
    <w:rsid w:val="6B0EE0AD"/>
    <w:rsid w:val="6B105E3A"/>
    <w:rsid w:val="6B13BA4A"/>
    <w:rsid w:val="6B1B928C"/>
    <w:rsid w:val="6B1F803B"/>
    <w:rsid w:val="6B1FC46B"/>
    <w:rsid w:val="6B2582BA"/>
    <w:rsid w:val="6B3C48A9"/>
    <w:rsid w:val="6B3EFB80"/>
    <w:rsid w:val="6B40D8B6"/>
    <w:rsid w:val="6B4B6D0C"/>
    <w:rsid w:val="6B51D710"/>
    <w:rsid w:val="6B555FB9"/>
    <w:rsid w:val="6B73EC19"/>
    <w:rsid w:val="6B87A359"/>
    <w:rsid w:val="6B8D5897"/>
    <w:rsid w:val="6B8D7AAD"/>
    <w:rsid w:val="6B8DCFB8"/>
    <w:rsid w:val="6B9F127C"/>
    <w:rsid w:val="6BA91C16"/>
    <w:rsid w:val="6BB499CD"/>
    <w:rsid w:val="6BB4AFA0"/>
    <w:rsid w:val="6BB6A843"/>
    <w:rsid w:val="6BCD645C"/>
    <w:rsid w:val="6BCF0397"/>
    <w:rsid w:val="6BD30B1D"/>
    <w:rsid w:val="6BD4C195"/>
    <w:rsid w:val="6BDAE08D"/>
    <w:rsid w:val="6BE0D898"/>
    <w:rsid w:val="6BE60CCF"/>
    <w:rsid w:val="6BECDE6C"/>
    <w:rsid w:val="6BED94B3"/>
    <w:rsid w:val="6BEF44B2"/>
    <w:rsid w:val="6C070C0B"/>
    <w:rsid w:val="6C082026"/>
    <w:rsid w:val="6C27810D"/>
    <w:rsid w:val="6C30CA1E"/>
    <w:rsid w:val="6C39C77B"/>
    <w:rsid w:val="6C3F4BFD"/>
    <w:rsid w:val="6C462A72"/>
    <w:rsid w:val="6C4A12A3"/>
    <w:rsid w:val="6C52E57E"/>
    <w:rsid w:val="6C6177F7"/>
    <w:rsid w:val="6C66A73E"/>
    <w:rsid w:val="6C860873"/>
    <w:rsid w:val="6C879C69"/>
    <w:rsid w:val="6C912608"/>
    <w:rsid w:val="6C969C9B"/>
    <w:rsid w:val="6CA15E4A"/>
    <w:rsid w:val="6CA40AC4"/>
    <w:rsid w:val="6CB734FB"/>
    <w:rsid w:val="6CC04D8F"/>
    <w:rsid w:val="6CCC121E"/>
    <w:rsid w:val="6CE0D18A"/>
    <w:rsid w:val="6CE6F62D"/>
    <w:rsid w:val="6CE71DE7"/>
    <w:rsid w:val="6CE7FC1B"/>
    <w:rsid w:val="6CF5719E"/>
    <w:rsid w:val="6D236311"/>
    <w:rsid w:val="6D36BDC4"/>
    <w:rsid w:val="6D496023"/>
    <w:rsid w:val="6D4B09F2"/>
    <w:rsid w:val="6D534A82"/>
    <w:rsid w:val="6D7978FD"/>
    <w:rsid w:val="6D7D758F"/>
    <w:rsid w:val="6D7E6AA6"/>
    <w:rsid w:val="6D7F247D"/>
    <w:rsid w:val="6D8564FE"/>
    <w:rsid w:val="6D8DACF7"/>
    <w:rsid w:val="6D962CB8"/>
    <w:rsid w:val="6DA827AA"/>
    <w:rsid w:val="6DAC7ACB"/>
    <w:rsid w:val="6DAEFB48"/>
    <w:rsid w:val="6DB45ECF"/>
    <w:rsid w:val="6DBF2AC5"/>
    <w:rsid w:val="6DC3EE77"/>
    <w:rsid w:val="6DCCE5F5"/>
    <w:rsid w:val="6DD3DA83"/>
    <w:rsid w:val="6DE783E8"/>
    <w:rsid w:val="6DE998BE"/>
    <w:rsid w:val="6DF4E76B"/>
    <w:rsid w:val="6DFE0646"/>
    <w:rsid w:val="6DFF266E"/>
    <w:rsid w:val="6E038A3D"/>
    <w:rsid w:val="6E1DE3B5"/>
    <w:rsid w:val="6E335A39"/>
    <w:rsid w:val="6E4D3E98"/>
    <w:rsid w:val="6E5285AB"/>
    <w:rsid w:val="6E59F7C0"/>
    <w:rsid w:val="6E5DA7E3"/>
    <w:rsid w:val="6E5E609C"/>
    <w:rsid w:val="6E5E8F6E"/>
    <w:rsid w:val="6E5EF8C7"/>
    <w:rsid w:val="6E646596"/>
    <w:rsid w:val="6E6F145E"/>
    <w:rsid w:val="6E8B50B4"/>
    <w:rsid w:val="6EA88296"/>
    <w:rsid w:val="6EBAFBB9"/>
    <w:rsid w:val="6EBB842E"/>
    <w:rsid w:val="6EC809B9"/>
    <w:rsid w:val="6ED30CA8"/>
    <w:rsid w:val="6EE85AE7"/>
    <w:rsid w:val="6EF73D44"/>
    <w:rsid w:val="6EFA374E"/>
    <w:rsid w:val="6EFC0BB5"/>
    <w:rsid w:val="6EFD8E1D"/>
    <w:rsid w:val="6EFE4A8C"/>
    <w:rsid w:val="6F080868"/>
    <w:rsid w:val="6F2698AF"/>
    <w:rsid w:val="6F395B60"/>
    <w:rsid w:val="6F3A4DE3"/>
    <w:rsid w:val="6F524591"/>
    <w:rsid w:val="6F54C625"/>
    <w:rsid w:val="6F770958"/>
    <w:rsid w:val="6F937AF0"/>
    <w:rsid w:val="6F9A051D"/>
    <w:rsid w:val="6FB1C825"/>
    <w:rsid w:val="6FBB74DB"/>
    <w:rsid w:val="6FD8F0E1"/>
    <w:rsid w:val="6FDCE04C"/>
    <w:rsid w:val="6FE3CF5D"/>
    <w:rsid w:val="6FEAEF02"/>
    <w:rsid w:val="6FF04201"/>
    <w:rsid w:val="6FF0DA8B"/>
    <w:rsid w:val="6FF33709"/>
    <w:rsid w:val="6FF40189"/>
    <w:rsid w:val="6FF939AF"/>
    <w:rsid w:val="700B49CB"/>
    <w:rsid w:val="700F0A53"/>
    <w:rsid w:val="70183D61"/>
    <w:rsid w:val="7018A613"/>
    <w:rsid w:val="702609BF"/>
    <w:rsid w:val="702E4C05"/>
    <w:rsid w:val="70327177"/>
    <w:rsid w:val="70352A15"/>
    <w:rsid w:val="70391E3A"/>
    <w:rsid w:val="703CD58D"/>
    <w:rsid w:val="70407782"/>
    <w:rsid w:val="704C9B46"/>
    <w:rsid w:val="70517FAE"/>
    <w:rsid w:val="70561D20"/>
    <w:rsid w:val="707074BD"/>
    <w:rsid w:val="70723A41"/>
    <w:rsid w:val="70746345"/>
    <w:rsid w:val="707C985F"/>
    <w:rsid w:val="7090083E"/>
    <w:rsid w:val="70988FAE"/>
    <w:rsid w:val="709B475B"/>
    <w:rsid w:val="70B5DEF6"/>
    <w:rsid w:val="70C312C2"/>
    <w:rsid w:val="70CD3BB6"/>
    <w:rsid w:val="70E0DE81"/>
    <w:rsid w:val="70E289AB"/>
    <w:rsid w:val="70F50D12"/>
    <w:rsid w:val="70F6CB87"/>
    <w:rsid w:val="70FA194E"/>
    <w:rsid w:val="70FD85CB"/>
    <w:rsid w:val="710E5325"/>
    <w:rsid w:val="711F72EB"/>
    <w:rsid w:val="71269A85"/>
    <w:rsid w:val="71280055"/>
    <w:rsid w:val="712F4B51"/>
    <w:rsid w:val="7134DA0A"/>
    <w:rsid w:val="714FFC70"/>
    <w:rsid w:val="7156BF64"/>
    <w:rsid w:val="71587DD6"/>
    <w:rsid w:val="7165154F"/>
    <w:rsid w:val="717817DA"/>
    <w:rsid w:val="717F2D2D"/>
    <w:rsid w:val="71814898"/>
    <w:rsid w:val="71861EF7"/>
    <w:rsid w:val="718ED627"/>
    <w:rsid w:val="71A5EEB0"/>
    <w:rsid w:val="71AAE909"/>
    <w:rsid w:val="71AC06A6"/>
    <w:rsid w:val="71B62846"/>
    <w:rsid w:val="71BF58E6"/>
    <w:rsid w:val="71CA7F5D"/>
    <w:rsid w:val="71D177E4"/>
    <w:rsid w:val="71D32E2F"/>
    <w:rsid w:val="71DD9AD9"/>
    <w:rsid w:val="71DE14CA"/>
    <w:rsid w:val="71EBFF44"/>
    <w:rsid w:val="71F0BB09"/>
    <w:rsid w:val="7222B244"/>
    <w:rsid w:val="7225AC4C"/>
    <w:rsid w:val="72303519"/>
    <w:rsid w:val="723802CE"/>
    <w:rsid w:val="723AD348"/>
    <w:rsid w:val="725B2418"/>
    <w:rsid w:val="727040D9"/>
    <w:rsid w:val="7272BE6A"/>
    <w:rsid w:val="72751C95"/>
    <w:rsid w:val="729412D9"/>
    <w:rsid w:val="7294EEF6"/>
    <w:rsid w:val="7295F4CF"/>
    <w:rsid w:val="72A73B8F"/>
    <w:rsid w:val="72AB6B6D"/>
    <w:rsid w:val="72B87A9C"/>
    <w:rsid w:val="72BA742A"/>
    <w:rsid w:val="72C6D058"/>
    <w:rsid w:val="72CCDCEE"/>
    <w:rsid w:val="72CF7049"/>
    <w:rsid w:val="72E99B8A"/>
    <w:rsid w:val="72F57514"/>
    <w:rsid w:val="73062086"/>
    <w:rsid w:val="73117488"/>
    <w:rsid w:val="73191B48"/>
    <w:rsid w:val="731B1EE6"/>
    <w:rsid w:val="731C0C63"/>
    <w:rsid w:val="7324F1F1"/>
    <w:rsid w:val="732F443F"/>
    <w:rsid w:val="732F816E"/>
    <w:rsid w:val="7332080E"/>
    <w:rsid w:val="73393519"/>
    <w:rsid w:val="73460FC1"/>
    <w:rsid w:val="73540E21"/>
    <w:rsid w:val="73561073"/>
    <w:rsid w:val="735656B4"/>
    <w:rsid w:val="737379A0"/>
    <w:rsid w:val="73798F28"/>
    <w:rsid w:val="7390C91C"/>
    <w:rsid w:val="73A949DA"/>
    <w:rsid w:val="73AAE827"/>
    <w:rsid w:val="73ABF6A9"/>
    <w:rsid w:val="73ACA357"/>
    <w:rsid w:val="73B0A417"/>
    <w:rsid w:val="73B235BD"/>
    <w:rsid w:val="73BC5B5F"/>
    <w:rsid w:val="73BD7F75"/>
    <w:rsid w:val="73D40E16"/>
    <w:rsid w:val="73E14A81"/>
    <w:rsid w:val="73E480ED"/>
    <w:rsid w:val="73F56F27"/>
    <w:rsid w:val="73FDFEF6"/>
    <w:rsid w:val="7433F5FA"/>
    <w:rsid w:val="7436BAAD"/>
    <w:rsid w:val="7438E646"/>
    <w:rsid w:val="743CF5AC"/>
    <w:rsid w:val="74679574"/>
    <w:rsid w:val="7486FFB0"/>
    <w:rsid w:val="74AA8AC7"/>
    <w:rsid w:val="74B15938"/>
    <w:rsid w:val="74BB3C0D"/>
    <w:rsid w:val="74C06B05"/>
    <w:rsid w:val="74C25C96"/>
    <w:rsid w:val="74C53BF9"/>
    <w:rsid w:val="74C93944"/>
    <w:rsid w:val="74C93E21"/>
    <w:rsid w:val="74CDA220"/>
    <w:rsid w:val="74D17812"/>
    <w:rsid w:val="74D30D69"/>
    <w:rsid w:val="74D3A89C"/>
    <w:rsid w:val="74D6EB65"/>
    <w:rsid w:val="74F5F86F"/>
    <w:rsid w:val="74F91631"/>
    <w:rsid w:val="750C8F5D"/>
    <w:rsid w:val="7512D4B4"/>
    <w:rsid w:val="7516B365"/>
    <w:rsid w:val="751D45B9"/>
    <w:rsid w:val="751F4BD1"/>
    <w:rsid w:val="7532231D"/>
    <w:rsid w:val="7547D468"/>
    <w:rsid w:val="75498BA9"/>
    <w:rsid w:val="754FFE5C"/>
    <w:rsid w:val="7559ABB2"/>
    <w:rsid w:val="75600BDB"/>
    <w:rsid w:val="757A8FD2"/>
    <w:rsid w:val="757F7074"/>
    <w:rsid w:val="7584B526"/>
    <w:rsid w:val="759915BF"/>
    <w:rsid w:val="759E56E4"/>
    <w:rsid w:val="75A2C578"/>
    <w:rsid w:val="75B1F440"/>
    <w:rsid w:val="75CE4693"/>
    <w:rsid w:val="75DA43C2"/>
    <w:rsid w:val="75DEA6FF"/>
    <w:rsid w:val="75E5144A"/>
    <w:rsid w:val="75EFD229"/>
    <w:rsid w:val="761B9443"/>
    <w:rsid w:val="76215647"/>
    <w:rsid w:val="7626A042"/>
    <w:rsid w:val="7646131A"/>
    <w:rsid w:val="764BA4BC"/>
    <w:rsid w:val="765258C0"/>
    <w:rsid w:val="7659A73E"/>
    <w:rsid w:val="765EAEBD"/>
    <w:rsid w:val="76630B17"/>
    <w:rsid w:val="7672A292"/>
    <w:rsid w:val="767DF3B4"/>
    <w:rsid w:val="768BDADD"/>
    <w:rsid w:val="768C6728"/>
    <w:rsid w:val="76914331"/>
    <w:rsid w:val="769C5832"/>
    <w:rsid w:val="76A96259"/>
    <w:rsid w:val="76C5C270"/>
    <w:rsid w:val="76C69574"/>
    <w:rsid w:val="76C90BF9"/>
    <w:rsid w:val="76CD7CC9"/>
    <w:rsid w:val="76DC6152"/>
    <w:rsid w:val="76DFBA67"/>
    <w:rsid w:val="76E1CABF"/>
    <w:rsid w:val="76F8A54A"/>
    <w:rsid w:val="76FF881B"/>
    <w:rsid w:val="770A0DEC"/>
    <w:rsid w:val="771AF97A"/>
    <w:rsid w:val="771E3EA7"/>
    <w:rsid w:val="773DF881"/>
    <w:rsid w:val="773E5BF0"/>
    <w:rsid w:val="77436230"/>
    <w:rsid w:val="774C6801"/>
    <w:rsid w:val="7767D371"/>
    <w:rsid w:val="776D5D55"/>
    <w:rsid w:val="777D1B6C"/>
    <w:rsid w:val="778E5B90"/>
    <w:rsid w:val="779A1C6F"/>
    <w:rsid w:val="779B6F31"/>
    <w:rsid w:val="77B200CE"/>
    <w:rsid w:val="77D1B866"/>
    <w:rsid w:val="77F50356"/>
    <w:rsid w:val="780B1AB2"/>
    <w:rsid w:val="781B3B9D"/>
    <w:rsid w:val="78361C63"/>
    <w:rsid w:val="78437816"/>
    <w:rsid w:val="7857979D"/>
    <w:rsid w:val="7858A4C7"/>
    <w:rsid w:val="78619800"/>
    <w:rsid w:val="7873CC78"/>
    <w:rsid w:val="787F752A"/>
    <w:rsid w:val="78894FAC"/>
    <w:rsid w:val="78973AB7"/>
    <w:rsid w:val="78A62E73"/>
    <w:rsid w:val="78A7BF17"/>
    <w:rsid w:val="78A8D72D"/>
    <w:rsid w:val="78AD66A2"/>
    <w:rsid w:val="78CFEB80"/>
    <w:rsid w:val="78F597CD"/>
    <w:rsid w:val="78F9A909"/>
    <w:rsid w:val="78FD6EFA"/>
    <w:rsid w:val="7904436A"/>
    <w:rsid w:val="790B176F"/>
    <w:rsid w:val="791A1882"/>
    <w:rsid w:val="793B6F7A"/>
    <w:rsid w:val="79577D43"/>
    <w:rsid w:val="796EDD70"/>
    <w:rsid w:val="79803148"/>
    <w:rsid w:val="798207B0"/>
    <w:rsid w:val="798A4D2C"/>
    <w:rsid w:val="79AD9DEC"/>
    <w:rsid w:val="79B16B1A"/>
    <w:rsid w:val="79C7CC3E"/>
    <w:rsid w:val="79D28A08"/>
    <w:rsid w:val="79D79020"/>
    <w:rsid w:val="79F58FA2"/>
    <w:rsid w:val="79FABB87"/>
    <w:rsid w:val="7A059440"/>
    <w:rsid w:val="7A1D9E7D"/>
    <w:rsid w:val="7A259BD5"/>
    <w:rsid w:val="7A321577"/>
    <w:rsid w:val="7A43ECEF"/>
    <w:rsid w:val="7A45F12D"/>
    <w:rsid w:val="7A4D9D9F"/>
    <w:rsid w:val="7A5DC455"/>
    <w:rsid w:val="7A6AEF91"/>
    <w:rsid w:val="7A6D7FB8"/>
    <w:rsid w:val="7A70DD07"/>
    <w:rsid w:val="7A75C2E8"/>
    <w:rsid w:val="7A88ACF7"/>
    <w:rsid w:val="7A8B8763"/>
    <w:rsid w:val="7A97DEB3"/>
    <w:rsid w:val="7AA41B5B"/>
    <w:rsid w:val="7ABD50D1"/>
    <w:rsid w:val="7AC0B27C"/>
    <w:rsid w:val="7ACFA6B4"/>
    <w:rsid w:val="7ACFCF77"/>
    <w:rsid w:val="7AD38070"/>
    <w:rsid w:val="7AD8BF93"/>
    <w:rsid w:val="7ADD2576"/>
    <w:rsid w:val="7AE36D70"/>
    <w:rsid w:val="7AFFA9FB"/>
    <w:rsid w:val="7B0D7541"/>
    <w:rsid w:val="7B23BB47"/>
    <w:rsid w:val="7B37FBC5"/>
    <w:rsid w:val="7B444EF8"/>
    <w:rsid w:val="7B477E33"/>
    <w:rsid w:val="7B49B368"/>
    <w:rsid w:val="7B4B73AC"/>
    <w:rsid w:val="7B4E9F22"/>
    <w:rsid w:val="7B597110"/>
    <w:rsid w:val="7B61A220"/>
    <w:rsid w:val="7B67B10D"/>
    <w:rsid w:val="7B9FFA23"/>
    <w:rsid w:val="7BA3F417"/>
    <w:rsid w:val="7BA68CC1"/>
    <w:rsid w:val="7BB0F79F"/>
    <w:rsid w:val="7BB2B7FE"/>
    <w:rsid w:val="7BB3F8FF"/>
    <w:rsid w:val="7BC1FD28"/>
    <w:rsid w:val="7BC76005"/>
    <w:rsid w:val="7BCBB641"/>
    <w:rsid w:val="7BCD3F0C"/>
    <w:rsid w:val="7BD18279"/>
    <w:rsid w:val="7BD54948"/>
    <w:rsid w:val="7BD98187"/>
    <w:rsid w:val="7BDED456"/>
    <w:rsid w:val="7BE1054D"/>
    <w:rsid w:val="7BE4DBA3"/>
    <w:rsid w:val="7BE8E74B"/>
    <w:rsid w:val="7BEAECE3"/>
    <w:rsid w:val="7BEB235F"/>
    <w:rsid w:val="7C054006"/>
    <w:rsid w:val="7C0549E2"/>
    <w:rsid w:val="7C084253"/>
    <w:rsid w:val="7C3108FC"/>
    <w:rsid w:val="7C3376F1"/>
    <w:rsid w:val="7C38E752"/>
    <w:rsid w:val="7C3B5EC1"/>
    <w:rsid w:val="7C4C25A1"/>
    <w:rsid w:val="7C5A6DEE"/>
    <w:rsid w:val="7C61669E"/>
    <w:rsid w:val="7C61A3DD"/>
    <w:rsid w:val="7C92D741"/>
    <w:rsid w:val="7CAD7522"/>
    <w:rsid w:val="7CB34ECA"/>
    <w:rsid w:val="7CB41534"/>
    <w:rsid w:val="7CB92ABA"/>
    <w:rsid w:val="7CCE4946"/>
    <w:rsid w:val="7CFCF2B9"/>
    <w:rsid w:val="7CFFF9C7"/>
    <w:rsid w:val="7D03404C"/>
    <w:rsid w:val="7D062691"/>
    <w:rsid w:val="7D231CE5"/>
    <w:rsid w:val="7D2B398D"/>
    <w:rsid w:val="7D4001B9"/>
    <w:rsid w:val="7D4A7A1E"/>
    <w:rsid w:val="7D58736A"/>
    <w:rsid w:val="7D695AD6"/>
    <w:rsid w:val="7DA6D1F0"/>
    <w:rsid w:val="7DB1F4FB"/>
    <w:rsid w:val="7DB2885A"/>
    <w:rsid w:val="7DBE4143"/>
    <w:rsid w:val="7DCFF30D"/>
    <w:rsid w:val="7DDAC34F"/>
    <w:rsid w:val="7DEEB35A"/>
    <w:rsid w:val="7DF53722"/>
    <w:rsid w:val="7DF6C831"/>
    <w:rsid w:val="7E0B02D1"/>
    <w:rsid w:val="7E12332F"/>
    <w:rsid w:val="7E1D7629"/>
    <w:rsid w:val="7E37BD36"/>
    <w:rsid w:val="7E413C24"/>
    <w:rsid w:val="7E420248"/>
    <w:rsid w:val="7E42427D"/>
    <w:rsid w:val="7E437CD3"/>
    <w:rsid w:val="7E44E64E"/>
    <w:rsid w:val="7E4981C0"/>
    <w:rsid w:val="7E563E20"/>
    <w:rsid w:val="7E85ABA8"/>
    <w:rsid w:val="7EA322B5"/>
    <w:rsid w:val="7EB0867D"/>
    <w:rsid w:val="7ED2CDA2"/>
    <w:rsid w:val="7ED4248B"/>
    <w:rsid w:val="7EEF7E11"/>
    <w:rsid w:val="7EFB5282"/>
    <w:rsid w:val="7EFD8784"/>
    <w:rsid w:val="7F08BEDA"/>
    <w:rsid w:val="7F2A934B"/>
    <w:rsid w:val="7F3BB0F0"/>
    <w:rsid w:val="7F3C2DB0"/>
    <w:rsid w:val="7F40063F"/>
    <w:rsid w:val="7F42A251"/>
    <w:rsid w:val="7F527983"/>
    <w:rsid w:val="7F5AF26D"/>
    <w:rsid w:val="7F5EF0E7"/>
    <w:rsid w:val="7F621396"/>
    <w:rsid w:val="7F6690E1"/>
    <w:rsid w:val="7F70AE20"/>
    <w:rsid w:val="7F712120"/>
    <w:rsid w:val="7F7DD028"/>
    <w:rsid w:val="7F7EECB1"/>
    <w:rsid w:val="7F911899"/>
    <w:rsid w:val="7F975263"/>
    <w:rsid w:val="7FC95D44"/>
    <w:rsid w:val="7FCB47A7"/>
    <w:rsid w:val="7FCFE5B4"/>
    <w:rsid w:val="7FD07A19"/>
    <w:rsid w:val="7FDE51C5"/>
    <w:rsid w:val="7FE7FB07"/>
    <w:rsid w:val="7FF00133"/>
    <w:rsid w:val="7FF38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EEAB9"/>
  <w15:chartTrackingRefBased/>
  <w15:docId w15:val="{D93AE22D-068C-4301-9B5B-C565C6A3A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PMingLiU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9F6527"/>
    <w:pPr>
      <w:spacing w:after="0" w:line="240" w:lineRule="auto"/>
    </w:pPr>
  </w:style>
  <w:style w:type="character" w:customStyle="1" w:styleId="ui-provider">
    <w:name w:val="ui-provider"/>
    <w:basedOn w:val="DefaultParagraphFont"/>
    <w:rsid w:val="003279B2"/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3469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zh-TW"/>
    </w:rPr>
  </w:style>
  <w:style w:type="character" w:styleId="Strong">
    <w:name w:val="Strong"/>
    <w:basedOn w:val="DefaultParagraphFont"/>
    <w:uiPriority w:val="22"/>
    <w:qFormat/>
    <w:rsid w:val="0034696A"/>
    <w:rPr>
      <w:b/>
      <w:bCs/>
    </w:rPr>
  </w:style>
  <w:style w:type="character" w:customStyle="1" w:styleId="fui-flex">
    <w:name w:val="fui-flex"/>
    <w:basedOn w:val="DefaultParagraphFont"/>
    <w:rsid w:val="0034696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32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3200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E2C50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uiPriority w:val="1"/>
    <w:rsid w:val="6DF4E76B"/>
    <w:rPr>
      <w:rFonts w:asciiTheme="minorHAnsi" w:eastAsiaTheme="minorEastAsia" w:hAnsiTheme="minorHAnsi" w:cstheme="minorBidi"/>
      <w:sz w:val="22"/>
      <w:szCs w:val="22"/>
      <w:lang w:val="en-GB" w:eastAsia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5A7C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ccw0.sharepoint.com/:p:/r/sites/CustomerSelfService/Shared%20Documents/e-Commerce/JIRA-Requirements/RUBYDT-19674%20Virtual%20Product%20handling/Virtual%20Product%20SFCC_UI%20wording.pptx?d=w0f1368d6ca444f529798f1dd7a87e2dd&amp;csf=1&amp;web=1&amp;e=YhKedE" TargetMode="External"/><Relationship Id="rId18" Type="http://schemas.openxmlformats.org/officeDocument/2006/relationships/hyperlink" Target="https://pccw0.sharepoint.com/:w:/s/CustomerSelfService/EZYr9j8uS61EsmkV2UlraZ4BBtmwAd39RV_gTlOJhp0wpw?e=4q65li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9.png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s://pccw0.sharepoint.com/:w:/r/sites/CustomerSelfService/Shared%20Documents/e-Commerce/JIRA-Requirements/eComm-Requirement_Shipment%20Status%20Management.docx?d=w3ff62b964b2e44adb26915d9496b699e&amp;csf=1&amp;web=1&amp;e=D4GMZ1" TargetMode="External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hyperlink" Target="https://pccw0.sharepoint.com/:w:/r/sites/CustomerSelfService/Shared%20Documents/e-Commerce/User%20Materials/Email%20and%20SMS%20Template/version2/7.1_%E6%94%B6%E6%93%9A_20240315.docx?d=wd72146a55c2e4d5fbbf7b68b6bce219e&amp;csf=1&amp;web=1&amp;e=xOUtXV" TargetMode="External"/><Relationship Id="rId44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pccw0.sharepoint.com/:w:/s/CustomerSelfService/EcHk15TcTeZLnI4lPOsIUAEBUtq2OJxLBOvQrq0_l9FSPQ?e=xLfj1v" TargetMode="External"/><Relationship Id="rId35" Type="http://schemas.openxmlformats.org/officeDocument/2006/relationships/hyperlink" Target="https://pccw0.sharepoint.com/:w:/s/CustomerSelfService/ERLV-Sa2yK5OpBrfJE99lVABwSrXeBhiAkfniy87dkvcxA?e=BNJcA3" TargetMode="External"/><Relationship Id="rId43" Type="http://schemas.openxmlformats.org/officeDocument/2006/relationships/hyperlink" Target="https://pccw0.sharepoint.com/:x:/r/sites/CustomerSelfService/Shared%20Documents/e-Commerce/JIRA-Requirements/RUBYDT-19674%20Virtual%20Product%20handling/Special%20Delivery%20Report%2020240412.xlsx?d=w507fa9880c904e16ba7e131a46f28192&amp;csf=1&amp;web=1&amp;e=EegwbL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microsoft.com/office/2020/10/relationships/intelligence" Target="intelligence2.xml"/><Relationship Id="rId3" Type="http://schemas.openxmlformats.org/officeDocument/2006/relationships/customXml" Target="../customXml/item3.xml"/><Relationship Id="rId12" Type="http://schemas.openxmlformats.org/officeDocument/2006/relationships/hyperlink" Target="https://jira.bpuit.pccw.com:8443/browse/RUBYDT-19674" TargetMode="External"/><Relationship Id="rId17" Type="http://schemas.microsoft.com/office/2018/08/relationships/commentsExtensible" Target="commentsExtensible.xm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header" Target="header1.xml"/><Relationship Id="rId20" Type="http://schemas.openxmlformats.org/officeDocument/2006/relationships/image" Target="media/image3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bacc6be1-7329-4ec4-be1b-34f42511c15d">
      <Terms xmlns="http://schemas.microsoft.com/office/infopath/2007/PartnerControls"/>
    </lcf76f155ced4ddcb4097134ff3c332f>
    <TaxCatchAll xmlns="9b85f34f-326d-4f47-bfe2-c3ae73180514" xsi:nil="true"/>
    <SharedWithUsers xmlns="9b85f34f-326d-4f47-bfe2-c3ae73180514">
      <UserInfo>
        <DisplayName>Fong, Dean HF</DisplayName>
        <AccountId>86</AccountId>
        <AccountType/>
      </UserInfo>
      <UserInfo>
        <DisplayName>Tsang, Ivy YW (IT)</DisplayName>
        <AccountId>99</AccountId>
        <AccountType/>
      </UserInfo>
      <UserInfo>
        <DisplayName>Wan, Lillian SC</DisplayName>
        <AccountId>133</AccountId>
        <AccountType/>
      </UserInfo>
      <UserInfo>
        <DisplayName>Lam, Kevin WK (IT)</DisplayName>
        <AccountId>38</AccountId>
        <AccountType/>
      </UserInfo>
      <UserInfo>
        <DisplayName>To, Vitus KW</DisplayName>
        <AccountId>11</AccountId>
        <AccountType/>
      </UserInfo>
      <UserInfo>
        <DisplayName>Poon, Andrew SW</DisplayName>
        <AccountId>209</AccountId>
        <AccountType/>
      </UserInfo>
      <UserInfo>
        <DisplayName>Ma, Dennis YH</DisplayName>
        <AccountId>132</AccountId>
        <AccountType/>
      </UserInfo>
      <UserInfo>
        <DisplayName>Lai, Sarah PS</DisplayName>
        <AccountId>150</AccountId>
        <AccountType/>
      </UserInfo>
      <UserInfo>
        <DisplayName>Chan, Danny LS</DisplayName>
        <AccountId>1179</AccountId>
        <AccountType/>
      </UserInfo>
      <UserInfo>
        <DisplayName>So, Marco KH</DisplayName>
        <AccountId>996</AccountId>
        <AccountType/>
      </UserInfo>
      <UserInfo>
        <DisplayName>Ng, Vincent CY</DisplayName>
        <AccountId>354</AccountId>
        <AccountType/>
      </UserInfo>
      <UserInfo>
        <DisplayName>Chan, Rose WY</DisplayName>
        <AccountId>237</AccountId>
        <AccountType/>
      </UserInfo>
      <UserInfo>
        <DisplayName>Law, Angela SY</DisplayName>
        <AccountId>1171</AccountId>
        <AccountType/>
      </UserInfo>
      <UserInfo>
        <DisplayName>Ho, Joanna WY</DisplayName>
        <AccountId>312</AccountId>
        <AccountType/>
      </UserInfo>
      <UserInfo>
        <DisplayName>Mak, Fion YC</DisplayName>
        <AccountId>300</AccountId>
        <AccountType/>
      </UserInfo>
      <UserInfo>
        <DisplayName>Ip, Tess HL</DisplayName>
        <AccountId>439</AccountId>
        <AccountType/>
      </UserInfo>
      <UserInfo>
        <DisplayName>Leung, Brenda LY</DisplayName>
        <AccountId>195</AccountId>
        <AccountType/>
      </UserInfo>
      <UserInfo>
        <DisplayName>Poon, Mac MK</DisplayName>
        <AccountId>1174</AccountId>
        <AccountType/>
      </UserInfo>
      <UserInfo>
        <DisplayName>Tsim, Emily WM</DisplayName>
        <AccountId>836</AccountId>
        <AccountType/>
      </UserInfo>
      <UserInfo>
        <DisplayName>Lai, Cathy HL</DisplayName>
        <AccountId>384</AccountId>
        <AccountType/>
      </UserInfo>
      <UserInfo>
        <DisplayName>Chung, Helen YL</DisplayName>
        <AccountId>438</AccountId>
        <AccountType/>
      </UserInfo>
      <UserInfo>
        <DisplayName>Yu, Icy KL</DisplayName>
        <AccountId>898</AccountId>
        <AccountType/>
      </UserInfo>
      <UserInfo>
        <DisplayName>Lai, Leon LO</DisplayName>
        <AccountId>1198</AccountId>
        <AccountType/>
      </UserInfo>
      <UserInfo>
        <DisplayName>Lee, Sam KS</DisplayName>
        <AccountId>1201</AccountId>
        <AccountType/>
      </UserInfo>
      <UserInfo>
        <DisplayName>Leung, Crystal HT</DisplayName>
        <AccountId>1202</AccountId>
        <AccountType/>
      </UserInfo>
      <UserInfo>
        <DisplayName>Chan, Sarah SL</DisplayName>
        <AccountId>792</AccountId>
        <AccountType/>
      </UserInfo>
      <UserInfo>
        <DisplayName>Cheng, Nicole CF</DisplayName>
        <AccountId>1220</AccountId>
        <AccountType/>
      </UserInfo>
      <UserInfo>
        <DisplayName>Chow, Mandy KM</DisplayName>
        <AccountId>857</AccountId>
        <AccountType/>
      </UserInfo>
      <UserInfo>
        <DisplayName>Tang, Crystal CK</DisplayName>
        <AccountId>1231</AccountId>
        <AccountType/>
      </UserInfo>
      <UserInfo>
        <DisplayName>Lui, Kelly IW</DisplayName>
        <AccountId>1232</AccountId>
        <AccountType/>
      </UserInfo>
      <UserInfo>
        <DisplayName>Lam, Linda HY</DisplayName>
        <AccountId>777</AccountId>
        <AccountType/>
      </UserInfo>
      <UserInfo>
        <DisplayName>Lui, Brian KH</DisplayName>
        <AccountId>1224</AccountId>
        <AccountType/>
      </UserInfo>
      <UserInfo>
        <DisplayName>Chan, Eva YM</DisplayName>
        <AccountId>1240</AccountId>
        <AccountType/>
      </UserInfo>
      <UserInfo>
        <DisplayName>Lam, Maggie NT</DisplayName>
        <AccountId>1246</AccountId>
        <AccountType/>
      </UserInfo>
      <UserInfo>
        <DisplayName>Ng, Nelson YW</DisplayName>
        <AccountId>325</AccountId>
        <AccountType/>
      </UserInfo>
      <UserInfo>
        <DisplayName>Liu, Rita KL</DisplayName>
        <AccountId>1175</AccountId>
        <AccountType/>
      </UserInfo>
      <UserInfo>
        <DisplayName>Wong, Kit KC</DisplayName>
        <AccountId>1247</AccountId>
        <AccountType/>
      </UserInfo>
      <UserInfo>
        <DisplayName>Shing, Alpha LF</DisplayName>
        <AccountId>1248</AccountId>
        <AccountType/>
      </UserInfo>
      <UserInfo>
        <DisplayName>Tse, Amy PK</DisplayName>
        <AccountId>1249</AccountId>
        <AccountType/>
      </UserInfo>
      <UserInfo>
        <DisplayName>Choi, Karen MC</DisplayName>
        <AccountId>489</AccountId>
        <AccountType/>
      </UserInfo>
      <UserInfo>
        <DisplayName>Wong, Samuel MH</DisplayName>
        <AccountId>1250</AccountId>
        <AccountType/>
      </UserInfo>
      <UserInfo>
        <DisplayName>So, Janice HC</DisplayName>
        <AccountId>1222</AccountId>
        <AccountType/>
      </UserInfo>
      <UserInfo>
        <DisplayName>Chan, Janice PK2</DisplayName>
        <AccountId>1251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BE5F668DC9674BBA298D0EF2D54C77" ma:contentTypeVersion="23" ma:contentTypeDescription="Create a new document." ma:contentTypeScope="" ma:versionID="ced64dace21780d554c74fb579e7df7b">
  <xsd:schema xmlns:xsd="http://www.w3.org/2001/XMLSchema" xmlns:xs="http://www.w3.org/2001/XMLSchema" xmlns:p="http://schemas.microsoft.com/office/2006/metadata/properties" xmlns:ns1="http://schemas.microsoft.com/sharepoint/v3" xmlns:ns2="bacc6be1-7329-4ec4-be1b-34f42511c15d" xmlns:ns3="9b85f34f-326d-4f47-bfe2-c3ae73180514" targetNamespace="http://schemas.microsoft.com/office/2006/metadata/properties" ma:root="true" ma:fieldsID="9932d1e8e3888ecb331d540d571d3cf4" ns1:_="" ns2:_="" ns3:_="">
    <xsd:import namespace="http://schemas.microsoft.com/sharepoint/v3"/>
    <xsd:import namespace="bacc6be1-7329-4ec4-be1b-34f42511c15d"/>
    <xsd:import namespace="9b85f34f-326d-4f47-bfe2-c3ae731805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3:TaxCatchAll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cc6be1-7329-4ec4-be1b-34f42511c1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24eb4bb7-6d47-485e-85e4-008a530627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85f34f-326d-4f47-bfe2-c3ae7318051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92534f57-a6d6-4343-b218-df90b6b76f82}" ma:internalName="TaxCatchAll" ma:showField="CatchAllData" ma:web="9b85f34f-326d-4f47-bfe2-c3ae7318051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E5374CD-CC97-4B9C-9D77-1DC7CCC0FDC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bacc6be1-7329-4ec4-be1b-34f42511c15d"/>
    <ds:schemaRef ds:uri="9b85f34f-326d-4f47-bfe2-c3ae73180514"/>
  </ds:schemaRefs>
</ds:datastoreItem>
</file>

<file path=customXml/itemProps2.xml><?xml version="1.0" encoding="utf-8"?>
<ds:datastoreItem xmlns:ds="http://schemas.openxmlformats.org/officeDocument/2006/customXml" ds:itemID="{426ACCFA-4281-42D2-B58A-5262121F89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DC25DE-8DA2-4843-9F88-5BB01066D74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067BFC0-6456-45E6-9C28-4BE8015AE2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acc6be1-7329-4ec4-be1b-34f42511c15d"/>
    <ds:schemaRef ds:uri="9b85f34f-326d-4f47-bfe2-c3ae731805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31</Pages>
  <Words>4614</Words>
  <Characters>26306</Characters>
  <Application>Microsoft Office Word</Application>
  <DocSecurity>0</DocSecurity>
  <Lines>219</Lines>
  <Paragraphs>61</Paragraphs>
  <ScaleCrop>false</ScaleCrop>
  <Company/>
  <LinksUpToDate>false</LinksUpToDate>
  <CharactersWithSpaces>30859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Tsang, Ivy YW (IT)</dc:creator>
  <cp:keywords/>
  <dc:description/>
  <cp:lastModifiedBy>Chow, Mandy KM</cp:lastModifiedBy>
  <cp:revision>1443</cp:revision>
  <dcterms:created xsi:type="dcterms:W3CDTF">2023-04-14T20:54:00Z</dcterms:created>
  <dcterms:modified xsi:type="dcterms:W3CDTF">2024-08-13T02:51:00Z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0x010100A3BE5F668DC9674BBA298D0EF2D54C77</vt:lpwstr>
  </property>
  <property fmtid="{D5CDD505-2E9C-101B-9397-08002B2CF9AE}" pid="3" name="MediaServiceImageTags">
    <vt:lpwstr/>
  </property>
</Properties>
</file>